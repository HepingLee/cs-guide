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8A7A">
      <w:pPr>
        <w:widowControl/>
        <w:spacing w:after="312" w:afterLines="100"/>
        <w:jc w:val="center"/>
        <w:rPr>
          <w:rFonts w:ascii="方正小标宋简体" w:eastAsia="方正小标宋简体"/>
          <w:bCs/>
          <w:color w:val="000000" w:themeColor="text1"/>
          <w:kern w:val="0"/>
          <w:sz w:val="36"/>
          <w:szCs w:val="36"/>
          <w:highlight w:val="none"/>
        </w:rPr>
      </w:pPr>
      <w:bookmarkStart w:id="0" w:name="_GoBack"/>
      <w:r>
        <w:rPr>
          <w:rFonts w:hint="eastAsia" w:ascii="方正小标宋简体" w:eastAsia="方正小标宋简体"/>
          <w:bCs/>
          <w:color w:val="000000" w:themeColor="text1"/>
          <w:kern w:val="0"/>
          <w:sz w:val="36"/>
          <w:szCs w:val="36"/>
          <w:highlight w:val="none"/>
        </w:rPr>
        <w:t>计算机科学与技术专业202</w:t>
      </w:r>
      <w:r>
        <w:rPr>
          <w:rFonts w:hint="eastAsia" w:ascii="方正小标宋简体" w:eastAsia="方正小标宋简体"/>
          <w:bCs/>
          <w:color w:val="000000" w:themeColor="text1"/>
          <w:kern w:val="0"/>
          <w:sz w:val="36"/>
          <w:szCs w:val="36"/>
          <w:highlight w:val="none"/>
          <w:lang w:val="en-US" w:eastAsia="zh-CN"/>
        </w:rPr>
        <w:t>5</w:t>
      </w:r>
      <w:r>
        <w:rPr>
          <w:rFonts w:hint="eastAsia" w:ascii="方正小标宋简体" w:eastAsia="方正小标宋简体"/>
          <w:bCs/>
          <w:color w:val="000000" w:themeColor="text1"/>
          <w:kern w:val="0"/>
          <w:sz w:val="36"/>
          <w:szCs w:val="36"/>
          <w:highlight w:val="none"/>
        </w:rPr>
        <w:t>级培养方案</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1"/>
        <w:gridCol w:w="1420"/>
        <w:gridCol w:w="1420"/>
        <w:gridCol w:w="1421"/>
      </w:tblGrid>
      <w:tr w14:paraId="37AF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21" w:type="dxa"/>
            <w:vAlign w:val="center"/>
          </w:tcPr>
          <w:p w14:paraId="1969E054">
            <w:pPr>
              <w:widowControl/>
              <w:jc w:val="center"/>
              <w:rPr>
                <w:b/>
                <w:bCs/>
                <w:color w:val="000000" w:themeColor="text1"/>
                <w:kern w:val="0"/>
                <w:szCs w:val="21"/>
                <w:highlight w:val="none"/>
              </w:rPr>
            </w:pPr>
            <w:r>
              <w:rPr>
                <w:rFonts w:hint="eastAsia"/>
                <w:b/>
                <w:bCs/>
                <w:color w:val="000000" w:themeColor="text1"/>
                <w:kern w:val="0"/>
                <w:szCs w:val="21"/>
                <w:highlight w:val="none"/>
              </w:rPr>
              <w:t>专业负责人</w:t>
            </w:r>
          </w:p>
        </w:tc>
        <w:tc>
          <w:tcPr>
            <w:tcW w:w="1421" w:type="dxa"/>
            <w:vAlign w:val="center"/>
          </w:tcPr>
          <w:p w14:paraId="2370A6BA">
            <w:pPr>
              <w:widowControl/>
              <w:jc w:val="center"/>
              <w:rPr>
                <w:bCs/>
                <w:color w:val="000000" w:themeColor="text1"/>
                <w:kern w:val="0"/>
                <w:szCs w:val="21"/>
                <w:highlight w:val="none"/>
              </w:rPr>
            </w:pPr>
            <w:r>
              <w:rPr>
                <w:rFonts w:hint="eastAsia"/>
                <w:bCs/>
                <w:color w:val="000000" w:themeColor="text1"/>
                <w:kern w:val="0"/>
                <w:szCs w:val="21"/>
                <w:highlight w:val="none"/>
              </w:rPr>
              <w:t>杜振龙</w:t>
            </w:r>
          </w:p>
        </w:tc>
        <w:tc>
          <w:tcPr>
            <w:tcW w:w="1422" w:type="dxa"/>
            <w:vAlign w:val="center"/>
          </w:tcPr>
          <w:p w14:paraId="40215CBA">
            <w:pPr>
              <w:widowControl/>
              <w:jc w:val="center"/>
              <w:rPr>
                <w:bCs/>
                <w:color w:val="000000" w:themeColor="text1"/>
                <w:kern w:val="0"/>
                <w:szCs w:val="21"/>
                <w:highlight w:val="none"/>
              </w:rPr>
            </w:pPr>
            <w:r>
              <w:rPr>
                <w:b/>
                <w:bCs/>
                <w:color w:val="000000" w:themeColor="text1"/>
                <w:kern w:val="0"/>
                <w:szCs w:val="21"/>
                <w:highlight w:val="none"/>
              </w:rPr>
              <w:t>制订人</w:t>
            </w:r>
          </w:p>
        </w:tc>
        <w:tc>
          <w:tcPr>
            <w:tcW w:w="1421" w:type="dxa"/>
            <w:vAlign w:val="center"/>
          </w:tcPr>
          <w:p w14:paraId="4E0104CA">
            <w:pPr>
              <w:widowControl/>
              <w:jc w:val="center"/>
              <w:rPr>
                <w:bCs/>
                <w:color w:val="000000" w:themeColor="text1"/>
                <w:kern w:val="0"/>
                <w:szCs w:val="21"/>
                <w:highlight w:val="none"/>
              </w:rPr>
            </w:pPr>
            <w:r>
              <w:rPr>
                <w:rFonts w:hint="eastAsia"/>
                <w:bCs/>
                <w:color w:val="000000" w:themeColor="text1"/>
                <w:kern w:val="0"/>
                <w:szCs w:val="21"/>
                <w:highlight w:val="none"/>
              </w:rPr>
              <w:t>管昕洁</w:t>
            </w:r>
          </w:p>
        </w:tc>
        <w:tc>
          <w:tcPr>
            <w:tcW w:w="1421" w:type="dxa"/>
            <w:vAlign w:val="center"/>
          </w:tcPr>
          <w:p w14:paraId="5BA2F7F6">
            <w:pPr>
              <w:widowControl/>
              <w:jc w:val="center"/>
              <w:rPr>
                <w:b/>
                <w:bCs/>
                <w:color w:val="000000" w:themeColor="text1"/>
                <w:kern w:val="0"/>
                <w:szCs w:val="21"/>
                <w:highlight w:val="none"/>
              </w:rPr>
            </w:pPr>
            <w:r>
              <w:rPr>
                <w:b/>
                <w:bCs/>
                <w:color w:val="000000" w:themeColor="text1"/>
                <w:kern w:val="0"/>
                <w:szCs w:val="21"/>
                <w:highlight w:val="none"/>
              </w:rPr>
              <w:t>审核人</w:t>
            </w:r>
          </w:p>
        </w:tc>
        <w:tc>
          <w:tcPr>
            <w:tcW w:w="1422" w:type="dxa"/>
            <w:vAlign w:val="center"/>
          </w:tcPr>
          <w:p w14:paraId="0070002D">
            <w:pPr>
              <w:widowControl/>
              <w:jc w:val="center"/>
              <w:rPr>
                <w:bCs/>
                <w:color w:val="000000" w:themeColor="text1"/>
                <w:kern w:val="0"/>
                <w:szCs w:val="21"/>
                <w:highlight w:val="none"/>
              </w:rPr>
            </w:pPr>
            <w:r>
              <w:rPr>
                <w:rFonts w:hint="eastAsia"/>
                <w:bCs/>
                <w:color w:val="000000" w:themeColor="text1"/>
                <w:kern w:val="0"/>
                <w:szCs w:val="21"/>
                <w:highlight w:val="none"/>
              </w:rPr>
              <w:t>李义丰</w:t>
            </w:r>
          </w:p>
        </w:tc>
      </w:tr>
    </w:tbl>
    <w:p w14:paraId="1AA063D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themeColor="text1"/>
          <w:kern w:val="0"/>
          <w:szCs w:val="21"/>
          <w:highlight w:val="none"/>
        </w:rPr>
      </w:pPr>
    </w:p>
    <w:p w14:paraId="240979D8">
      <w:pPr>
        <w:pStyle w:val="25"/>
        <w:widowControl/>
        <w:numPr>
          <w:ilvl w:val="0"/>
          <w:numId w:val="1"/>
        </w:numPr>
        <w:tabs>
          <w:tab w:val="left" w:pos="567"/>
        </w:tabs>
        <w:spacing w:before="156" w:beforeLines="50" w:after="156" w:afterLines="50" w:line="400" w:lineRule="exact"/>
        <w:ind w:firstLineChars="0"/>
        <w:jc w:val="left"/>
        <w:rPr>
          <w:rFonts w:ascii="Times New Roman" w:hAnsi="Times New Roman" w:eastAsia="黑体"/>
          <w:bCs/>
          <w:color w:val="000000" w:themeColor="text1"/>
          <w:kern w:val="0"/>
          <w:szCs w:val="21"/>
          <w:highlight w:val="none"/>
        </w:rPr>
      </w:pPr>
      <w:r>
        <w:rPr>
          <w:rFonts w:ascii="Times New Roman" w:hAnsi="Times New Roman" w:eastAsia="黑体"/>
          <w:bCs/>
          <w:color w:val="000000" w:themeColor="text1"/>
          <w:kern w:val="0"/>
          <w:szCs w:val="21"/>
          <w:highlight w:val="none"/>
        </w:rPr>
        <w:t>专业</w:t>
      </w:r>
      <w:r>
        <w:rPr>
          <w:rFonts w:hint="eastAsia" w:ascii="Times New Roman" w:hAnsi="Times New Roman" w:eastAsia="黑体"/>
          <w:bCs/>
          <w:color w:val="000000" w:themeColor="text1"/>
          <w:kern w:val="0"/>
          <w:szCs w:val="21"/>
          <w:highlight w:val="none"/>
        </w:rPr>
        <w:t>介绍</w:t>
      </w:r>
    </w:p>
    <w:p w14:paraId="234F604C">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计算机科学与技术专业是利用计算机进行信息获取、表示、存储、处理、控制等的理论、原则、方法和技术的学科。本专业依托学校工科背景，以理论与实践相融合为特色，面向计算机及相关应用领域，系统掌握计算机科学基础理论和实践技术应用技术，突出学生创新能力和实践能力的培养，</w:t>
      </w:r>
      <w:r>
        <w:rPr>
          <w:rFonts w:ascii="Times New Roman" w:hAnsi="Times New Roman"/>
          <w:szCs w:val="21"/>
          <w:highlight w:val="none"/>
        </w:rPr>
        <w:t>培养具有国际视野并具备交叉学科专业知识的高层次人才。</w:t>
      </w:r>
    </w:p>
    <w:p w14:paraId="073A23C2">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计算机科学与技术</w:t>
      </w:r>
      <w:r>
        <w:rPr>
          <w:rFonts w:ascii="Times New Roman" w:hAnsi="Times New Roman" w:eastAsiaTheme="minorEastAsia"/>
          <w:bCs/>
          <w:color w:val="000000" w:themeColor="text1"/>
          <w:kern w:val="0"/>
          <w:szCs w:val="21"/>
          <w:highlight w:val="none"/>
        </w:rPr>
        <w:t>专业成立于1994年，近三十年来，计算机科学与技术专业实现了跨越式发展，已成为富有特色的优势专业。专业于2009年获批为国家服务外包特色专业，2012年被授予卓越工程师培养计划试点专业，2014年获批江苏省计算机类重点专业，2018年通过教育部工程教育专业认证，2019年被遴选为省一流专业，2020年被遴选为国家一流专业建设点，2023年入选省级产教融合型品牌专业建设点。</w:t>
      </w:r>
    </w:p>
    <w:p w14:paraId="7A825107">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eastAsiaTheme="minorEastAsia"/>
          <w:bCs/>
          <w:color w:val="FF0000"/>
          <w:kern w:val="0"/>
          <w:szCs w:val="21"/>
          <w:highlight w:val="none"/>
        </w:rPr>
      </w:pPr>
      <w:r>
        <w:rPr>
          <w:rFonts w:ascii="Times New Roman" w:hAnsi="Times New Roman" w:eastAsiaTheme="minorEastAsia"/>
          <w:bCs/>
          <w:color w:val="000000" w:themeColor="text1"/>
          <w:kern w:val="0"/>
          <w:szCs w:val="21"/>
          <w:highlight w:val="none"/>
        </w:rPr>
        <w:t>专业</w:t>
      </w:r>
      <w:r>
        <w:rPr>
          <w:rFonts w:hint="eastAsia" w:ascii="Times New Roman" w:hAnsi="Times New Roman" w:eastAsiaTheme="minorEastAsia"/>
          <w:bCs/>
          <w:color w:val="000000" w:themeColor="text1"/>
          <w:kern w:val="0"/>
          <w:szCs w:val="21"/>
          <w:highlight w:val="none"/>
        </w:rPr>
        <w:t>拥有</w:t>
      </w:r>
      <w:r>
        <w:rPr>
          <w:rFonts w:ascii="Times New Roman" w:hAnsi="Times New Roman" w:eastAsiaTheme="minorEastAsia"/>
          <w:bCs/>
          <w:color w:val="000000" w:themeColor="text1"/>
          <w:kern w:val="0"/>
          <w:szCs w:val="21"/>
          <w:highlight w:val="none"/>
        </w:rPr>
        <w:t>计算机应用技术硕士学位授予权，可授予计算机科学与技术学术型硕士学位和电子信息工程专业硕士学位。</w:t>
      </w:r>
    </w:p>
    <w:p w14:paraId="684A4023">
      <w:pPr>
        <w:pStyle w:val="25"/>
        <w:widowControl/>
        <w:numPr>
          <w:ilvl w:val="0"/>
          <w:numId w:val="1"/>
        </w:numPr>
        <w:tabs>
          <w:tab w:val="left" w:pos="567"/>
        </w:tabs>
        <w:spacing w:before="156" w:beforeLines="50" w:after="156" w:afterLines="50" w:line="400" w:lineRule="exact"/>
        <w:ind w:firstLineChars="0"/>
        <w:jc w:val="left"/>
        <w:rPr>
          <w:rFonts w:eastAsiaTheme="minorEastAsia"/>
          <w:bCs/>
          <w:color w:val="000000" w:themeColor="text1"/>
          <w:kern w:val="0"/>
          <w:szCs w:val="21"/>
          <w:highlight w:val="none"/>
        </w:rPr>
      </w:pPr>
      <w:r>
        <w:rPr>
          <w:rFonts w:ascii="Times New Roman" w:hAnsi="Times New Roman" w:eastAsia="黑体"/>
          <w:bCs/>
          <w:color w:val="000000" w:themeColor="text1"/>
          <w:kern w:val="0"/>
          <w:szCs w:val="21"/>
          <w:highlight w:val="none"/>
        </w:rPr>
        <w:t>培养目标</w:t>
      </w:r>
    </w:p>
    <w:p w14:paraId="07EA95B6">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本专业面向国家信息技术发展战略和区域经济发展需求，立足于江苏区域经济发展和高新技术的发展需求，以学校特色工科背景为依托，培养具有国际视野并具备</w:t>
      </w:r>
      <w:r>
        <w:rPr>
          <w:rFonts w:hint="eastAsia" w:ascii="Times New Roman" w:hAnsi="Times New Roman" w:eastAsiaTheme="minorEastAsia"/>
          <w:bCs/>
          <w:color w:val="000000" w:themeColor="text1"/>
          <w:kern w:val="0"/>
          <w:szCs w:val="21"/>
          <w:highlight w:val="none"/>
        </w:rPr>
        <w:t>人工智能素养、</w:t>
      </w:r>
      <w:r>
        <w:rPr>
          <w:rFonts w:ascii="Times New Roman" w:hAnsi="Times New Roman" w:eastAsiaTheme="minorEastAsia"/>
          <w:bCs/>
          <w:color w:val="000000" w:themeColor="text1"/>
          <w:kern w:val="0"/>
          <w:szCs w:val="21"/>
          <w:highlight w:val="none"/>
        </w:rPr>
        <w:t>交叉学科专业知识，德、智、体、美、劳全面发展的，具有良好综合素质和开拓创新能力的，计算机专业</w:t>
      </w:r>
      <w:r>
        <w:rPr>
          <w:rFonts w:hint="eastAsia" w:ascii="Times New Roman" w:hAnsi="Times New Roman" w:eastAsiaTheme="minorEastAsia"/>
          <w:bCs/>
          <w:color w:val="000000" w:themeColor="text1"/>
          <w:kern w:val="0"/>
          <w:szCs w:val="21"/>
          <w:highlight w:val="none"/>
        </w:rPr>
        <w:t>社会主义建设者与接班人。</w:t>
      </w:r>
      <w:r>
        <w:rPr>
          <w:rFonts w:ascii="Times New Roman" w:hAnsi="Times New Roman" w:eastAsiaTheme="minorEastAsia"/>
          <w:bCs/>
          <w:color w:val="000000" w:themeColor="text1"/>
          <w:kern w:val="0"/>
          <w:szCs w:val="21"/>
          <w:highlight w:val="none"/>
        </w:rPr>
        <w:t>通过系统学习掌握该专业的基本理论、基础知识和基本技能与方法，能在科技、教育等行业从事研究、教学、应用开发和管理等工作。</w:t>
      </w:r>
    </w:p>
    <w:p w14:paraId="46EB1A06">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本专业培养的学生在毕业后5年左右，经过自身学习和工作锻炼，能够达到下列职业和专业成就目标：</w:t>
      </w:r>
    </w:p>
    <w:p w14:paraId="526CF0A9">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1．具有良好的职业道德、文化修养和身体心理素质。</w:t>
      </w:r>
    </w:p>
    <w:p w14:paraId="64499897">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2．具备计算机科学与技术专业所需的自然科学知识、工程基础理论和专业知识。</w:t>
      </w:r>
    </w:p>
    <w:p w14:paraId="55F22E50">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3．具有创新能力、综合应用知识能力</w:t>
      </w:r>
      <w:r>
        <w:rPr>
          <w:rFonts w:hint="eastAsia" w:ascii="Times New Roman" w:hAnsi="Times New Roman" w:eastAsiaTheme="minorEastAsia"/>
          <w:bCs/>
          <w:color w:val="000000" w:themeColor="text1"/>
          <w:kern w:val="0"/>
          <w:szCs w:val="21"/>
          <w:highlight w:val="none"/>
        </w:rPr>
        <w:t>，以及</w:t>
      </w:r>
      <w:r>
        <w:rPr>
          <w:rFonts w:ascii="Times New Roman" w:hAnsi="Times New Roman"/>
          <w:szCs w:val="21"/>
          <w:highlight w:val="none"/>
        </w:rPr>
        <w:t>团队</w:t>
      </w:r>
      <w:r>
        <w:rPr>
          <w:rFonts w:hint="eastAsia" w:ascii="Times New Roman" w:hAnsi="Times New Roman"/>
          <w:szCs w:val="21"/>
          <w:highlight w:val="none"/>
        </w:rPr>
        <w:t>协作</w:t>
      </w:r>
      <w:r>
        <w:rPr>
          <w:rFonts w:ascii="Times New Roman" w:hAnsi="Times New Roman"/>
          <w:szCs w:val="21"/>
          <w:highlight w:val="none"/>
        </w:rPr>
        <w:t>解决</w:t>
      </w:r>
      <w:r>
        <w:rPr>
          <w:rFonts w:hint="eastAsia" w:ascii="Times New Roman" w:hAnsi="Times New Roman" w:eastAsiaTheme="minorEastAsia"/>
          <w:bCs/>
          <w:color w:val="000000" w:themeColor="text1"/>
          <w:kern w:val="0"/>
          <w:szCs w:val="21"/>
          <w:highlight w:val="none"/>
        </w:rPr>
        <w:t>计算机工程问题</w:t>
      </w:r>
      <w:r>
        <w:rPr>
          <w:rFonts w:ascii="Times New Roman" w:hAnsi="Times New Roman"/>
          <w:szCs w:val="21"/>
          <w:highlight w:val="none"/>
        </w:rPr>
        <w:t>的能力</w:t>
      </w:r>
      <w:r>
        <w:rPr>
          <w:rFonts w:hint="eastAsia" w:ascii="Times New Roman" w:hAnsi="Times New Roman"/>
          <w:szCs w:val="21"/>
          <w:highlight w:val="none"/>
        </w:rPr>
        <w:t>。</w:t>
      </w:r>
    </w:p>
    <w:p w14:paraId="7BB73EBF">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4．具有在计算机及相关领域进行技术管理，以及软硬件系统研究、设计、开发和</w:t>
      </w:r>
      <w:r>
        <w:rPr>
          <w:rFonts w:hint="eastAsia" w:ascii="Times New Roman" w:hAnsi="Times New Roman" w:eastAsiaTheme="minorEastAsia"/>
          <w:bCs/>
          <w:color w:val="000000" w:themeColor="text1"/>
          <w:kern w:val="0"/>
          <w:szCs w:val="21"/>
          <w:highlight w:val="none"/>
        </w:rPr>
        <w:t>运维的</w:t>
      </w:r>
      <w:r>
        <w:rPr>
          <w:rFonts w:ascii="Times New Roman" w:hAnsi="Times New Roman" w:eastAsiaTheme="minorEastAsia"/>
          <w:bCs/>
          <w:color w:val="000000" w:themeColor="text1"/>
          <w:kern w:val="0"/>
          <w:szCs w:val="21"/>
          <w:highlight w:val="none"/>
        </w:rPr>
        <w:t>能力。</w:t>
      </w:r>
    </w:p>
    <w:p w14:paraId="38330E11">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5．</w:t>
      </w:r>
      <w:r>
        <w:rPr>
          <w:rFonts w:hint="eastAsia" w:ascii="Times New Roman" w:hAnsi="Times New Roman" w:eastAsiaTheme="minorEastAsia"/>
          <w:bCs/>
          <w:color w:val="000000" w:themeColor="text1"/>
          <w:kern w:val="0"/>
          <w:szCs w:val="21"/>
          <w:highlight w:val="none"/>
        </w:rPr>
        <w:t>具备人工智能素养，能够不断学习和应用人工智能新技术，有意识地开展AI+工程实践，具</w:t>
      </w:r>
      <w:r>
        <w:rPr>
          <w:rFonts w:ascii="Times New Roman" w:hAnsi="Times New Roman" w:eastAsiaTheme="minorEastAsia"/>
          <w:bCs/>
          <w:color w:val="000000" w:themeColor="text1"/>
          <w:kern w:val="0"/>
          <w:szCs w:val="21"/>
          <w:highlight w:val="none"/>
        </w:rPr>
        <w:t>有适应社会科技发展的创新意识</w:t>
      </w:r>
      <w:r>
        <w:rPr>
          <w:rFonts w:hint="eastAsia" w:ascii="Times New Roman" w:hAnsi="Times New Roman" w:eastAsiaTheme="minorEastAsia"/>
          <w:bCs/>
          <w:color w:val="000000" w:themeColor="text1"/>
          <w:kern w:val="0"/>
          <w:szCs w:val="21"/>
          <w:highlight w:val="none"/>
        </w:rPr>
        <w:t>，</w:t>
      </w:r>
      <w:r>
        <w:rPr>
          <w:rFonts w:ascii="Times New Roman" w:hAnsi="Times New Roman" w:eastAsiaTheme="minorEastAsia"/>
          <w:bCs/>
          <w:color w:val="000000" w:themeColor="text1"/>
          <w:kern w:val="0"/>
          <w:szCs w:val="21"/>
          <w:highlight w:val="none"/>
        </w:rPr>
        <w:t>国际视野和终身自主学习能力。</w:t>
      </w:r>
    </w:p>
    <w:p w14:paraId="69DAC9AA">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p>
    <w:p w14:paraId="1EA213B1">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毕业要求及实现矩阵</w:t>
      </w:r>
    </w:p>
    <w:p w14:paraId="210FE85D">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本专业培养的学生在毕业时，通过本科阶段的培养和训练，能够获得下列知识、能力和素养：</w:t>
      </w:r>
    </w:p>
    <w:p w14:paraId="7A51EE4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highlight w:val="none"/>
        </w:rPr>
      </w:pPr>
      <w:r>
        <w:rPr>
          <w:rFonts w:eastAsiaTheme="minorEastAsia"/>
          <w:bCs/>
          <w:color w:val="000000" w:themeColor="text1"/>
          <w:kern w:val="0"/>
          <w:szCs w:val="21"/>
          <w:highlight w:val="none"/>
        </w:rPr>
        <w:t>1</w:t>
      </w:r>
      <w:r>
        <w:rPr>
          <w:rFonts w:hint="eastAsia" w:eastAsiaTheme="minorEastAsia"/>
          <w:bCs/>
          <w:color w:val="000000" w:themeColor="text1"/>
          <w:kern w:val="0"/>
          <w:szCs w:val="21"/>
          <w:highlight w:val="none"/>
        </w:rPr>
        <w:t>．工程知识：能够将数学、自然科学、计算、工程基础和专业知识用于解决复杂工程问题</w:t>
      </w:r>
      <w:r>
        <w:rPr>
          <w:rFonts w:hint="eastAsia"/>
          <w:highlight w:val="none"/>
        </w:rPr>
        <w:t>；</w:t>
      </w:r>
    </w:p>
    <w:p w14:paraId="342E35D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2</w:t>
      </w:r>
      <w:r>
        <w:rPr>
          <w:rFonts w:hint="eastAsia" w:eastAsiaTheme="minorEastAsia"/>
          <w:bCs/>
          <w:color w:val="000000" w:themeColor="text1"/>
          <w:kern w:val="0"/>
          <w:szCs w:val="21"/>
          <w:highlight w:val="none"/>
        </w:rPr>
        <w:t>．问题分析：能够应用数学、自然科学和工程科学的基本原理，识别、表达并通过文献研究分析复杂工程问题，综合考虑可持续发展的要求，以获得有效结论；</w:t>
      </w:r>
    </w:p>
    <w:p w14:paraId="6BD4474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3</w:t>
      </w:r>
      <w:r>
        <w:rPr>
          <w:rFonts w:hint="eastAsia" w:eastAsiaTheme="minorEastAsia"/>
          <w:bCs/>
          <w:color w:val="000000" w:themeColor="text1"/>
          <w:kern w:val="0"/>
          <w:szCs w:val="21"/>
          <w:highlight w:val="none"/>
        </w:rPr>
        <w:t>．设计</w:t>
      </w:r>
      <w:r>
        <w:rPr>
          <w:rFonts w:eastAsiaTheme="minorEastAsia"/>
          <w:bCs/>
          <w:color w:val="000000" w:themeColor="text1"/>
          <w:kern w:val="0"/>
          <w:szCs w:val="21"/>
          <w:highlight w:val="none"/>
        </w:rPr>
        <w:t>/</w:t>
      </w:r>
      <w:r>
        <w:rPr>
          <w:rFonts w:hint="eastAsia" w:eastAsiaTheme="minorEastAsia"/>
          <w:bCs/>
          <w:color w:val="000000" w:themeColor="text1"/>
          <w:kern w:val="0"/>
          <w:szCs w:val="21"/>
          <w:highlight w:val="none"/>
        </w:rPr>
        <w:t>开发解决方案：能够针对复杂工程问题设计和开发解决方案，设计满足特定需求的系统、单元（部件）或工艺流程，体现创新性，并从健康、安全与环境、全生命周期成本与净零碳要求、法律与伦理、社会与文化等角度考虑可行性；</w:t>
      </w:r>
    </w:p>
    <w:p w14:paraId="49BE73C3">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4</w:t>
      </w:r>
      <w:r>
        <w:rPr>
          <w:rFonts w:hint="eastAsia" w:eastAsiaTheme="minorEastAsia"/>
          <w:bCs/>
          <w:color w:val="000000" w:themeColor="text1"/>
          <w:kern w:val="0"/>
          <w:szCs w:val="21"/>
          <w:highlight w:val="none"/>
        </w:rPr>
        <w:t>．研究：能够基于科学原理并采用科学方法对复杂工程问题进行研究，包括设计实验、分析与解释数据、并通过信息综合得到合理有效的结论；</w:t>
      </w:r>
    </w:p>
    <w:p w14:paraId="2A6BD01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5</w:t>
      </w:r>
      <w:r>
        <w:rPr>
          <w:rFonts w:hint="eastAsia" w:eastAsiaTheme="minorEastAsia"/>
          <w:bCs/>
          <w:color w:val="000000" w:themeColor="text1"/>
          <w:kern w:val="0"/>
          <w:szCs w:val="21"/>
          <w:highlight w:val="none"/>
        </w:rPr>
        <w:t>．使用现代工具：能够针对复杂工程问题，开发、选择与使用恰当的技术、资源、现代工程工具和信息技术工具，包括对复杂工程问题的预测与模拟，并能够理解其局限性；</w:t>
      </w:r>
    </w:p>
    <w:p w14:paraId="6FD4FA7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6</w:t>
      </w:r>
      <w:r>
        <w:rPr>
          <w:rFonts w:hint="eastAsia" w:eastAsiaTheme="minorEastAsia"/>
          <w:bCs/>
          <w:color w:val="000000" w:themeColor="text1"/>
          <w:kern w:val="0"/>
          <w:szCs w:val="21"/>
          <w:highlight w:val="none"/>
        </w:rPr>
        <w:t>．工程与可持续发展：在解决复杂工程问题时，能够基于工程相关背景知识，分析和评价工程实践对健康、安全、环境、法律以及经济和社会可持续发展的影响，并理解应承担的责任；</w:t>
      </w:r>
    </w:p>
    <w:p w14:paraId="589A520B">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7</w:t>
      </w:r>
      <w:r>
        <w:rPr>
          <w:rFonts w:hint="eastAsia" w:eastAsiaTheme="minorEastAsia"/>
          <w:bCs/>
          <w:color w:val="000000" w:themeColor="text1"/>
          <w:kern w:val="0"/>
          <w:szCs w:val="21"/>
          <w:highlight w:val="none"/>
        </w:rPr>
        <w:t>．工程伦理和职业规范：有工程报国、为民造福的意识，具有人文社会科学素养和社会责任感，能够理解和践行工程伦理，在工程实践中遵守工程职业道德、规范和相关法律，履行责任；</w:t>
      </w:r>
    </w:p>
    <w:p w14:paraId="334A588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8</w:t>
      </w:r>
      <w:r>
        <w:rPr>
          <w:rFonts w:hint="eastAsia" w:eastAsiaTheme="minorEastAsia"/>
          <w:bCs/>
          <w:color w:val="000000" w:themeColor="text1"/>
          <w:kern w:val="0"/>
          <w:szCs w:val="21"/>
          <w:highlight w:val="none"/>
        </w:rPr>
        <w:t>．个人与团队：能够在多样化、多学科背景下的团队中承担个体、团队成员以及负责人的角色；</w:t>
      </w:r>
    </w:p>
    <w:p w14:paraId="4632CF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9</w:t>
      </w:r>
      <w:r>
        <w:rPr>
          <w:rFonts w:hint="eastAsia" w:eastAsiaTheme="minorEastAsia"/>
          <w:bCs/>
          <w:color w:val="000000" w:themeColor="text1"/>
          <w:kern w:val="0"/>
          <w:szCs w:val="21"/>
          <w:highlight w:val="none"/>
        </w:rPr>
        <w:t>．沟通：能够就复杂工程问题与业界同行及社会公众进行有效沟通和交流，包括撰写报告和设计文稿、陈述发言、清晰表达或回应指令；能够在跨文化背景下进行沟通和交流，理解、尊重语言和文化差异；</w:t>
      </w:r>
    </w:p>
    <w:p w14:paraId="263E9678">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10</w:t>
      </w:r>
      <w:r>
        <w:rPr>
          <w:rFonts w:hint="eastAsia" w:eastAsiaTheme="minorEastAsia"/>
          <w:bCs/>
          <w:color w:val="000000" w:themeColor="text1"/>
          <w:kern w:val="0"/>
          <w:szCs w:val="21"/>
          <w:highlight w:val="none"/>
        </w:rPr>
        <w:t>．项目管理：理解并掌握与工程项目相关的管理原理与经济决策方法，并能够在多学科环境中应用；</w:t>
      </w:r>
    </w:p>
    <w:p w14:paraId="4A1F448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4" w:firstLineChars="202"/>
        <w:rPr>
          <w:rFonts w:eastAsiaTheme="minorEastAsia"/>
          <w:bCs/>
          <w:color w:val="000000" w:themeColor="text1"/>
          <w:kern w:val="0"/>
          <w:szCs w:val="21"/>
          <w:highlight w:val="none"/>
        </w:rPr>
      </w:pPr>
      <w:r>
        <w:rPr>
          <w:rFonts w:eastAsiaTheme="minorEastAsia"/>
          <w:bCs/>
          <w:color w:val="000000" w:themeColor="text1"/>
          <w:kern w:val="0"/>
          <w:szCs w:val="21"/>
          <w:highlight w:val="none"/>
        </w:rPr>
        <w:t>11</w:t>
      </w:r>
      <w:r>
        <w:rPr>
          <w:rFonts w:hint="eastAsia" w:eastAsiaTheme="minorEastAsia"/>
          <w:bCs/>
          <w:color w:val="000000" w:themeColor="text1"/>
          <w:kern w:val="0"/>
          <w:szCs w:val="21"/>
          <w:highlight w:val="none"/>
        </w:rPr>
        <w:t>．终身学习：具有自主学习、终身学习和批判性思维的意识和能力，能够理解广泛的技术变革对工程和社会的影响，适应新技术变革。</w:t>
      </w:r>
    </w:p>
    <w:p w14:paraId="2A5C76A4">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毕业要求对培养目标的支撑情况见表</w:t>
      </w:r>
      <w:r>
        <w:rPr>
          <w:rFonts w:ascii="Times New Roman" w:hAnsi="Times New Roman" w:eastAsiaTheme="minorEastAsia"/>
          <w:bCs/>
          <w:color w:val="000000" w:themeColor="text1"/>
          <w:kern w:val="0"/>
          <w:szCs w:val="21"/>
          <w:highlight w:val="none"/>
        </w:rPr>
        <w:t>1</w:t>
      </w:r>
      <w:r>
        <w:rPr>
          <w:rFonts w:hint="eastAsia" w:ascii="Times New Roman" w:hAnsi="Times New Roman" w:eastAsiaTheme="minorEastAsia"/>
          <w:bCs/>
          <w:color w:val="000000" w:themeColor="text1"/>
          <w:kern w:val="0"/>
          <w:szCs w:val="21"/>
          <w:highlight w:val="none"/>
        </w:rPr>
        <w:t>。</w:t>
      </w:r>
    </w:p>
    <w:p w14:paraId="5B1AB1C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156" w:beforeLines="50" w:after="156" w:afterLines="50"/>
        <w:jc w:val="center"/>
        <w:rPr>
          <w:color w:val="000000" w:themeColor="text1"/>
          <w:szCs w:val="21"/>
          <w:highlight w:val="none"/>
        </w:rPr>
      </w:pPr>
      <w:r>
        <w:rPr>
          <w:rFonts w:hint="eastAsia" w:eastAsiaTheme="minorEastAsia"/>
          <w:color w:val="000000" w:themeColor="text1"/>
          <w:szCs w:val="21"/>
          <w:highlight w:val="none"/>
        </w:rPr>
        <w:t>表</w:t>
      </w:r>
      <w:r>
        <w:rPr>
          <w:rFonts w:eastAsiaTheme="minorEastAsia"/>
          <w:color w:val="000000" w:themeColor="text1"/>
          <w:szCs w:val="21"/>
          <w:highlight w:val="none"/>
        </w:rPr>
        <w:t xml:space="preserve">1 </w:t>
      </w:r>
      <w:r>
        <w:rPr>
          <w:rFonts w:hint="eastAsia" w:eastAsiaTheme="minorEastAsia"/>
          <w:color w:val="000000" w:themeColor="text1"/>
          <w:szCs w:val="21"/>
          <w:highlight w:val="none"/>
        </w:rPr>
        <w:t>毕业要求对</w:t>
      </w:r>
      <w:r>
        <w:rPr>
          <w:rFonts w:hint="eastAsia"/>
          <w:color w:val="000000" w:themeColor="text1"/>
          <w:szCs w:val="21"/>
          <w:highlight w:val="none"/>
        </w:rPr>
        <w:t>培养目标的支撑情况</w:t>
      </w:r>
    </w:p>
    <w:tbl>
      <w:tblPr>
        <w:tblStyle w:val="16"/>
        <w:tblW w:w="86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5"/>
        <w:gridCol w:w="1238"/>
        <w:gridCol w:w="1238"/>
        <w:gridCol w:w="1238"/>
        <w:gridCol w:w="1238"/>
        <w:gridCol w:w="1238"/>
      </w:tblGrid>
      <w:tr w14:paraId="74BB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7C35FF58">
            <w:pPr>
              <w:pStyle w:val="6"/>
              <w:rPr>
                <w:rFonts w:eastAsiaTheme="minorEastAsia"/>
                <w:color w:val="000000" w:themeColor="text1"/>
                <w:szCs w:val="18"/>
                <w:highlight w:val="none"/>
              </w:rPr>
            </w:pPr>
            <w:r>
              <w:rPr>
                <w:rFonts w:hint="eastAsia" w:eastAsiaTheme="minorEastAsia"/>
                <w:b/>
                <w:bCs w:val="0"/>
                <w:color w:val="000000" w:themeColor="text1"/>
                <w:szCs w:val="18"/>
                <w:highlight w:val="none"/>
              </w:rPr>
              <w:t>毕业要求</w:t>
            </w:r>
          </w:p>
        </w:tc>
        <w:tc>
          <w:tcPr>
            <w:tcW w:w="1238" w:type="dxa"/>
            <w:vAlign w:val="center"/>
          </w:tcPr>
          <w:p w14:paraId="3E91DAD0">
            <w:pPr>
              <w:pStyle w:val="6"/>
              <w:rPr>
                <w:rFonts w:eastAsiaTheme="minorEastAsia"/>
                <w:b/>
                <w:color w:val="000000" w:themeColor="text1"/>
                <w:szCs w:val="18"/>
                <w:highlight w:val="none"/>
              </w:rPr>
            </w:pPr>
            <w:r>
              <w:rPr>
                <w:rFonts w:hint="eastAsia" w:eastAsiaTheme="minorEastAsia"/>
                <w:b/>
                <w:color w:val="000000" w:themeColor="text1"/>
                <w:szCs w:val="18"/>
                <w:highlight w:val="none"/>
              </w:rPr>
              <w:t>培养目标</w:t>
            </w:r>
            <w:r>
              <w:rPr>
                <w:rFonts w:eastAsiaTheme="minorEastAsia"/>
                <w:b/>
                <w:color w:val="000000" w:themeColor="text1"/>
                <w:szCs w:val="18"/>
                <w:highlight w:val="none"/>
              </w:rPr>
              <w:t>1</w:t>
            </w:r>
          </w:p>
        </w:tc>
        <w:tc>
          <w:tcPr>
            <w:tcW w:w="1238" w:type="dxa"/>
            <w:vAlign w:val="center"/>
          </w:tcPr>
          <w:p w14:paraId="7C844389">
            <w:pPr>
              <w:widowControl/>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
                <w:color w:val="000000" w:themeColor="text1"/>
                <w:sz w:val="18"/>
                <w:szCs w:val="18"/>
                <w:highlight w:val="none"/>
              </w:rPr>
              <w:t>培养目标</w:t>
            </w:r>
            <w:r>
              <w:rPr>
                <w:rFonts w:eastAsiaTheme="minorEastAsia"/>
                <w:b/>
                <w:color w:val="000000" w:themeColor="text1"/>
                <w:sz w:val="18"/>
                <w:szCs w:val="18"/>
                <w:highlight w:val="none"/>
              </w:rPr>
              <w:t>2</w:t>
            </w:r>
          </w:p>
        </w:tc>
        <w:tc>
          <w:tcPr>
            <w:tcW w:w="1238" w:type="dxa"/>
            <w:vAlign w:val="center"/>
          </w:tcPr>
          <w:p w14:paraId="791FE723">
            <w:pPr>
              <w:pStyle w:val="6"/>
              <w:rPr>
                <w:rFonts w:eastAsiaTheme="minorEastAsia"/>
                <w:color w:val="000000" w:themeColor="text1"/>
                <w:szCs w:val="18"/>
                <w:highlight w:val="none"/>
              </w:rPr>
            </w:pPr>
            <w:r>
              <w:rPr>
                <w:rFonts w:hint="eastAsia" w:eastAsiaTheme="minorEastAsia"/>
                <w:b/>
                <w:color w:val="000000" w:themeColor="text1"/>
                <w:szCs w:val="18"/>
                <w:highlight w:val="none"/>
              </w:rPr>
              <w:t>培养目标</w:t>
            </w:r>
            <w:r>
              <w:rPr>
                <w:rFonts w:eastAsiaTheme="minorEastAsia"/>
                <w:b/>
                <w:color w:val="000000" w:themeColor="text1"/>
                <w:szCs w:val="18"/>
                <w:highlight w:val="none"/>
              </w:rPr>
              <w:t>3</w:t>
            </w:r>
          </w:p>
        </w:tc>
        <w:tc>
          <w:tcPr>
            <w:tcW w:w="1238" w:type="dxa"/>
            <w:vAlign w:val="center"/>
          </w:tcPr>
          <w:p w14:paraId="57F31A08">
            <w:pPr>
              <w:widowControl/>
              <w:autoSpaceDE w:val="0"/>
              <w:autoSpaceDN w:val="0"/>
              <w:adjustRightInd w:val="0"/>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培养目标</w:t>
            </w:r>
            <w:r>
              <w:rPr>
                <w:rFonts w:eastAsiaTheme="minorEastAsia"/>
                <w:b/>
                <w:color w:val="000000" w:themeColor="text1"/>
                <w:sz w:val="18"/>
                <w:szCs w:val="18"/>
                <w:highlight w:val="none"/>
              </w:rPr>
              <w:t>4</w:t>
            </w:r>
          </w:p>
        </w:tc>
        <w:tc>
          <w:tcPr>
            <w:tcW w:w="1238" w:type="dxa"/>
            <w:vAlign w:val="center"/>
          </w:tcPr>
          <w:p w14:paraId="243A8989">
            <w:pPr>
              <w:widowControl/>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
                <w:color w:val="000000" w:themeColor="text1"/>
                <w:sz w:val="18"/>
                <w:szCs w:val="18"/>
                <w:highlight w:val="none"/>
              </w:rPr>
              <w:t>培养目标</w:t>
            </w:r>
            <w:r>
              <w:rPr>
                <w:rFonts w:eastAsiaTheme="minorEastAsia"/>
                <w:b/>
                <w:color w:val="000000" w:themeColor="text1"/>
                <w:sz w:val="18"/>
                <w:szCs w:val="18"/>
                <w:highlight w:val="none"/>
              </w:rPr>
              <w:t>5</w:t>
            </w:r>
          </w:p>
        </w:tc>
      </w:tr>
      <w:tr w14:paraId="3FD4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4A71A418">
            <w:pPr>
              <w:pStyle w:val="6"/>
              <w:jc w:val="left"/>
              <w:rPr>
                <w:rFonts w:eastAsiaTheme="minorEastAsia"/>
                <w:color w:val="000000" w:themeColor="text1"/>
                <w:szCs w:val="18"/>
                <w:highlight w:val="none"/>
              </w:rPr>
            </w:pPr>
            <w:r>
              <w:rPr>
                <w:rFonts w:eastAsiaTheme="minorEastAsia"/>
                <w:color w:val="000000" w:themeColor="text1"/>
                <w:szCs w:val="18"/>
                <w:highlight w:val="none"/>
              </w:rPr>
              <w:t>1</w:t>
            </w:r>
            <w:r>
              <w:rPr>
                <w:rFonts w:hint="eastAsia" w:eastAsiaTheme="minorEastAsia"/>
                <w:color w:val="000000" w:themeColor="text1"/>
                <w:szCs w:val="18"/>
                <w:highlight w:val="none"/>
              </w:rPr>
              <w:t>．工程知识</w:t>
            </w:r>
          </w:p>
        </w:tc>
        <w:tc>
          <w:tcPr>
            <w:tcW w:w="1238" w:type="dxa"/>
            <w:vAlign w:val="center"/>
          </w:tcPr>
          <w:p w14:paraId="04B10A9C">
            <w:pPr>
              <w:jc w:val="center"/>
              <w:rPr>
                <w:rFonts w:eastAsiaTheme="minorEastAsia"/>
                <w:color w:val="000000" w:themeColor="text1"/>
                <w:sz w:val="18"/>
                <w:szCs w:val="18"/>
                <w:highlight w:val="none"/>
              </w:rPr>
            </w:pPr>
          </w:p>
        </w:tc>
        <w:tc>
          <w:tcPr>
            <w:tcW w:w="1238" w:type="dxa"/>
            <w:vAlign w:val="center"/>
          </w:tcPr>
          <w:p w14:paraId="16F0A6A4">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29359C40">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08B7FF59">
            <w:pPr>
              <w:jc w:val="center"/>
              <w:rPr>
                <w:rFonts w:eastAsiaTheme="minorEastAsia"/>
                <w:color w:val="000000" w:themeColor="text1"/>
                <w:sz w:val="18"/>
                <w:szCs w:val="18"/>
                <w:highlight w:val="none"/>
              </w:rPr>
            </w:pPr>
          </w:p>
        </w:tc>
        <w:tc>
          <w:tcPr>
            <w:tcW w:w="1238" w:type="dxa"/>
            <w:vAlign w:val="center"/>
          </w:tcPr>
          <w:p w14:paraId="15CBA05F">
            <w:pPr>
              <w:jc w:val="center"/>
              <w:rPr>
                <w:rFonts w:eastAsiaTheme="minorEastAsia"/>
                <w:color w:val="000000" w:themeColor="text1"/>
                <w:sz w:val="18"/>
                <w:szCs w:val="18"/>
                <w:highlight w:val="none"/>
              </w:rPr>
            </w:pPr>
          </w:p>
        </w:tc>
      </w:tr>
      <w:tr w14:paraId="55AB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491C648D">
            <w:pPr>
              <w:pStyle w:val="6"/>
              <w:jc w:val="left"/>
              <w:rPr>
                <w:rFonts w:eastAsiaTheme="minorEastAsia"/>
                <w:color w:val="000000" w:themeColor="text1"/>
                <w:szCs w:val="18"/>
                <w:highlight w:val="none"/>
              </w:rPr>
            </w:pPr>
            <w:r>
              <w:rPr>
                <w:rFonts w:eastAsiaTheme="minorEastAsia"/>
                <w:color w:val="000000" w:themeColor="text1"/>
                <w:szCs w:val="18"/>
                <w:highlight w:val="none"/>
              </w:rPr>
              <w:t>2</w:t>
            </w:r>
            <w:r>
              <w:rPr>
                <w:rFonts w:hint="eastAsia" w:eastAsiaTheme="minorEastAsia"/>
                <w:color w:val="000000" w:themeColor="text1"/>
                <w:szCs w:val="18"/>
                <w:highlight w:val="none"/>
              </w:rPr>
              <w:t>．问题分析</w:t>
            </w:r>
          </w:p>
        </w:tc>
        <w:tc>
          <w:tcPr>
            <w:tcW w:w="1238" w:type="dxa"/>
            <w:vAlign w:val="center"/>
          </w:tcPr>
          <w:p w14:paraId="614A51FB">
            <w:pPr>
              <w:jc w:val="center"/>
              <w:rPr>
                <w:rFonts w:eastAsiaTheme="minorEastAsia"/>
                <w:color w:val="000000" w:themeColor="text1"/>
                <w:sz w:val="18"/>
                <w:szCs w:val="18"/>
                <w:highlight w:val="none"/>
              </w:rPr>
            </w:pPr>
          </w:p>
        </w:tc>
        <w:tc>
          <w:tcPr>
            <w:tcW w:w="1238" w:type="dxa"/>
            <w:vAlign w:val="center"/>
          </w:tcPr>
          <w:p w14:paraId="7B380570">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2F35922C">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35357ED2">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604F1A26">
            <w:pPr>
              <w:jc w:val="center"/>
              <w:rPr>
                <w:rFonts w:eastAsiaTheme="minorEastAsia"/>
                <w:color w:val="000000" w:themeColor="text1"/>
                <w:sz w:val="18"/>
                <w:szCs w:val="18"/>
                <w:highlight w:val="none"/>
              </w:rPr>
            </w:pPr>
          </w:p>
        </w:tc>
      </w:tr>
      <w:tr w14:paraId="1EB06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1FCB06D6">
            <w:pPr>
              <w:pStyle w:val="6"/>
              <w:jc w:val="left"/>
              <w:rPr>
                <w:rFonts w:eastAsiaTheme="minorEastAsia"/>
                <w:color w:val="000000" w:themeColor="text1"/>
                <w:szCs w:val="18"/>
                <w:highlight w:val="none"/>
              </w:rPr>
            </w:pPr>
            <w:r>
              <w:rPr>
                <w:rFonts w:eastAsiaTheme="minorEastAsia"/>
                <w:color w:val="000000" w:themeColor="text1"/>
                <w:szCs w:val="18"/>
                <w:highlight w:val="none"/>
              </w:rPr>
              <w:t>3</w:t>
            </w:r>
            <w:r>
              <w:rPr>
                <w:rFonts w:hint="eastAsia" w:eastAsiaTheme="minorEastAsia"/>
                <w:color w:val="000000" w:themeColor="text1"/>
                <w:szCs w:val="18"/>
                <w:highlight w:val="none"/>
              </w:rPr>
              <w:t>．设计／开发解决方案</w:t>
            </w:r>
          </w:p>
        </w:tc>
        <w:tc>
          <w:tcPr>
            <w:tcW w:w="1238" w:type="dxa"/>
            <w:vAlign w:val="center"/>
          </w:tcPr>
          <w:p w14:paraId="4AD1F1B8">
            <w:pPr>
              <w:jc w:val="center"/>
              <w:rPr>
                <w:rFonts w:eastAsiaTheme="minorEastAsia"/>
                <w:color w:val="000000" w:themeColor="text1"/>
                <w:sz w:val="18"/>
                <w:szCs w:val="18"/>
                <w:highlight w:val="none"/>
              </w:rPr>
            </w:pPr>
          </w:p>
        </w:tc>
        <w:tc>
          <w:tcPr>
            <w:tcW w:w="1238" w:type="dxa"/>
            <w:vAlign w:val="center"/>
          </w:tcPr>
          <w:p w14:paraId="7332FF99">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06849608">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277C77B7">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6D0973E8">
            <w:pPr>
              <w:jc w:val="center"/>
              <w:rPr>
                <w:rFonts w:eastAsiaTheme="minorEastAsia"/>
                <w:color w:val="000000" w:themeColor="text1"/>
                <w:sz w:val="18"/>
                <w:szCs w:val="18"/>
                <w:highlight w:val="none"/>
              </w:rPr>
            </w:pPr>
          </w:p>
        </w:tc>
      </w:tr>
      <w:tr w14:paraId="6906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71B695E6">
            <w:pPr>
              <w:pStyle w:val="6"/>
              <w:jc w:val="left"/>
              <w:rPr>
                <w:rFonts w:eastAsiaTheme="minorEastAsia"/>
                <w:color w:val="000000" w:themeColor="text1"/>
                <w:szCs w:val="18"/>
                <w:highlight w:val="none"/>
              </w:rPr>
            </w:pPr>
            <w:r>
              <w:rPr>
                <w:rFonts w:eastAsiaTheme="minorEastAsia"/>
                <w:color w:val="000000" w:themeColor="text1"/>
                <w:szCs w:val="18"/>
                <w:highlight w:val="none"/>
              </w:rPr>
              <w:t>4</w:t>
            </w:r>
            <w:r>
              <w:rPr>
                <w:rFonts w:hint="eastAsia" w:eastAsiaTheme="minorEastAsia"/>
                <w:color w:val="000000" w:themeColor="text1"/>
                <w:szCs w:val="18"/>
                <w:highlight w:val="none"/>
              </w:rPr>
              <w:t>．研究</w:t>
            </w:r>
          </w:p>
        </w:tc>
        <w:tc>
          <w:tcPr>
            <w:tcW w:w="1238" w:type="dxa"/>
            <w:vAlign w:val="center"/>
          </w:tcPr>
          <w:p w14:paraId="04A19DC8">
            <w:pPr>
              <w:jc w:val="center"/>
              <w:rPr>
                <w:rFonts w:eastAsiaTheme="minorEastAsia"/>
                <w:color w:val="000000" w:themeColor="text1"/>
                <w:sz w:val="18"/>
                <w:szCs w:val="18"/>
                <w:highlight w:val="none"/>
              </w:rPr>
            </w:pPr>
          </w:p>
        </w:tc>
        <w:tc>
          <w:tcPr>
            <w:tcW w:w="1238" w:type="dxa"/>
            <w:vAlign w:val="center"/>
          </w:tcPr>
          <w:p w14:paraId="472EB3A2">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65AE2D9C">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661898C1">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58A91135">
            <w:pPr>
              <w:jc w:val="center"/>
              <w:rPr>
                <w:rFonts w:eastAsiaTheme="minorEastAsia"/>
                <w:color w:val="000000" w:themeColor="text1"/>
                <w:sz w:val="18"/>
                <w:szCs w:val="18"/>
                <w:highlight w:val="none"/>
              </w:rPr>
            </w:pPr>
          </w:p>
        </w:tc>
      </w:tr>
      <w:tr w14:paraId="11AF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27BD635B">
            <w:pPr>
              <w:pStyle w:val="6"/>
              <w:jc w:val="left"/>
              <w:rPr>
                <w:rFonts w:eastAsiaTheme="minorEastAsia"/>
                <w:color w:val="000000" w:themeColor="text1"/>
                <w:szCs w:val="18"/>
                <w:highlight w:val="none"/>
              </w:rPr>
            </w:pPr>
            <w:r>
              <w:rPr>
                <w:rFonts w:eastAsiaTheme="minorEastAsia"/>
                <w:color w:val="000000" w:themeColor="text1"/>
                <w:szCs w:val="18"/>
                <w:highlight w:val="none"/>
              </w:rPr>
              <w:t>5</w:t>
            </w:r>
            <w:r>
              <w:rPr>
                <w:rFonts w:hint="eastAsia" w:eastAsiaTheme="minorEastAsia"/>
                <w:color w:val="000000" w:themeColor="text1"/>
                <w:szCs w:val="18"/>
                <w:highlight w:val="none"/>
              </w:rPr>
              <w:t>．使用现代工具</w:t>
            </w:r>
          </w:p>
        </w:tc>
        <w:tc>
          <w:tcPr>
            <w:tcW w:w="1238" w:type="dxa"/>
            <w:vAlign w:val="center"/>
          </w:tcPr>
          <w:p w14:paraId="2799557B">
            <w:pPr>
              <w:jc w:val="center"/>
              <w:rPr>
                <w:rFonts w:eastAsiaTheme="minorEastAsia"/>
                <w:color w:val="000000" w:themeColor="text1"/>
                <w:sz w:val="18"/>
                <w:szCs w:val="18"/>
                <w:highlight w:val="none"/>
              </w:rPr>
            </w:pPr>
          </w:p>
        </w:tc>
        <w:tc>
          <w:tcPr>
            <w:tcW w:w="1238" w:type="dxa"/>
            <w:vAlign w:val="center"/>
          </w:tcPr>
          <w:p w14:paraId="407104BC">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4ACF6ADA">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1242FCC6">
            <w:pPr>
              <w:jc w:val="center"/>
              <w:rPr>
                <w:rFonts w:eastAsiaTheme="minorEastAsia"/>
                <w:color w:val="000000" w:themeColor="text1"/>
                <w:sz w:val="18"/>
                <w:szCs w:val="18"/>
                <w:highlight w:val="none"/>
              </w:rPr>
            </w:pPr>
          </w:p>
        </w:tc>
        <w:tc>
          <w:tcPr>
            <w:tcW w:w="1238" w:type="dxa"/>
            <w:vAlign w:val="center"/>
          </w:tcPr>
          <w:p w14:paraId="2EE7E7A9">
            <w:pPr>
              <w:jc w:val="center"/>
              <w:rPr>
                <w:rFonts w:eastAsiaTheme="minorEastAsia"/>
                <w:color w:val="000000" w:themeColor="text1"/>
                <w:sz w:val="18"/>
                <w:szCs w:val="18"/>
                <w:highlight w:val="none"/>
              </w:rPr>
            </w:pPr>
          </w:p>
        </w:tc>
      </w:tr>
      <w:tr w14:paraId="4988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038F7B00">
            <w:pPr>
              <w:pStyle w:val="6"/>
              <w:jc w:val="left"/>
              <w:rPr>
                <w:rFonts w:eastAsiaTheme="minorEastAsia"/>
                <w:color w:val="000000" w:themeColor="text1"/>
                <w:szCs w:val="18"/>
                <w:highlight w:val="none"/>
              </w:rPr>
            </w:pPr>
            <w:r>
              <w:rPr>
                <w:rFonts w:eastAsiaTheme="minorEastAsia"/>
                <w:color w:val="000000" w:themeColor="text1"/>
                <w:szCs w:val="18"/>
                <w:highlight w:val="none"/>
              </w:rPr>
              <w:t>6</w:t>
            </w:r>
            <w:r>
              <w:rPr>
                <w:rFonts w:hint="eastAsia" w:eastAsiaTheme="minorEastAsia"/>
                <w:color w:val="000000" w:themeColor="text1"/>
                <w:szCs w:val="18"/>
                <w:highlight w:val="none"/>
              </w:rPr>
              <w:t>．工程与可持续发展</w:t>
            </w:r>
          </w:p>
        </w:tc>
        <w:tc>
          <w:tcPr>
            <w:tcW w:w="1238" w:type="dxa"/>
            <w:vAlign w:val="center"/>
          </w:tcPr>
          <w:p w14:paraId="326E6A7F">
            <w:pPr>
              <w:jc w:val="center"/>
              <w:rPr>
                <w:rFonts w:eastAsiaTheme="minorEastAsia"/>
                <w:color w:val="000000" w:themeColor="text1"/>
                <w:sz w:val="18"/>
                <w:szCs w:val="18"/>
                <w:highlight w:val="none"/>
              </w:rPr>
            </w:pPr>
          </w:p>
        </w:tc>
        <w:tc>
          <w:tcPr>
            <w:tcW w:w="1238" w:type="dxa"/>
            <w:vAlign w:val="center"/>
          </w:tcPr>
          <w:p w14:paraId="50F84627">
            <w:pPr>
              <w:jc w:val="center"/>
              <w:rPr>
                <w:rFonts w:eastAsiaTheme="minorEastAsia"/>
                <w:color w:val="000000" w:themeColor="text1"/>
                <w:sz w:val="18"/>
                <w:szCs w:val="18"/>
                <w:highlight w:val="none"/>
              </w:rPr>
            </w:pPr>
          </w:p>
        </w:tc>
        <w:tc>
          <w:tcPr>
            <w:tcW w:w="1238" w:type="dxa"/>
            <w:vAlign w:val="center"/>
          </w:tcPr>
          <w:p w14:paraId="5FA832F6">
            <w:pPr>
              <w:jc w:val="center"/>
              <w:rPr>
                <w:rFonts w:eastAsiaTheme="minorEastAsia"/>
                <w:color w:val="000000" w:themeColor="text1"/>
                <w:sz w:val="18"/>
                <w:szCs w:val="18"/>
                <w:highlight w:val="none"/>
              </w:rPr>
            </w:pPr>
          </w:p>
        </w:tc>
        <w:tc>
          <w:tcPr>
            <w:tcW w:w="1238" w:type="dxa"/>
            <w:vAlign w:val="center"/>
          </w:tcPr>
          <w:p w14:paraId="52B7FDAE">
            <w:pPr>
              <w:jc w:val="center"/>
              <w:rPr>
                <w:rFonts w:eastAsiaTheme="minorEastAsia"/>
                <w:color w:val="000000" w:themeColor="text1"/>
                <w:sz w:val="18"/>
                <w:szCs w:val="18"/>
                <w:highlight w:val="none"/>
              </w:rPr>
            </w:pPr>
          </w:p>
        </w:tc>
        <w:tc>
          <w:tcPr>
            <w:tcW w:w="1238" w:type="dxa"/>
            <w:vAlign w:val="center"/>
          </w:tcPr>
          <w:p w14:paraId="778BCEC7">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r>
      <w:tr w14:paraId="3163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6A93C3D4">
            <w:pPr>
              <w:pStyle w:val="6"/>
              <w:jc w:val="left"/>
              <w:rPr>
                <w:rFonts w:eastAsiaTheme="minorEastAsia"/>
                <w:color w:val="000000" w:themeColor="text1"/>
                <w:szCs w:val="18"/>
                <w:highlight w:val="none"/>
              </w:rPr>
            </w:pPr>
            <w:r>
              <w:rPr>
                <w:rFonts w:eastAsiaTheme="minorEastAsia"/>
                <w:color w:val="000000" w:themeColor="text1"/>
                <w:szCs w:val="18"/>
                <w:highlight w:val="none"/>
              </w:rPr>
              <w:t>7</w:t>
            </w:r>
            <w:r>
              <w:rPr>
                <w:rFonts w:hint="eastAsia" w:eastAsiaTheme="minorEastAsia"/>
                <w:color w:val="000000" w:themeColor="text1"/>
                <w:szCs w:val="18"/>
                <w:highlight w:val="none"/>
              </w:rPr>
              <w:t>．工程伦理和职业规范</w:t>
            </w:r>
          </w:p>
        </w:tc>
        <w:tc>
          <w:tcPr>
            <w:tcW w:w="1238" w:type="dxa"/>
            <w:vAlign w:val="center"/>
          </w:tcPr>
          <w:p w14:paraId="41CC995F">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6124A6EE">
            <w:pPr>
              <w:jc w:val="center"/>
              <w:rPr>
                <w:rFonts w:eastAsiaTheme="minorEastAsia"/>
                <w:color w:val="000000" w:themeColor="text1"/>
                <w:sz w:val="18"/>
                <w:szCs w:val="18"/>
                <w:highlight w:val="none"/>
              </w:rPr>
            </w:pPr>
          </w:p>
        </w:tc>
        <w:tc>
          <w:tcPr>
            <w:tcW w:w="1238" w:type="dxa"/>
            <w:vAlign w:val="center"/>
          </w:tcPr>
          <w:p w14:paraId="5624D4FF">
            <w:pPr>
              <w:jc w:val="center"/>
              <w:rPr>
                <w:rFonts w:eastAsiaTheme="minorEastAsia"/>
                <w:color w:val="000000" w:themeColor="text1"/>
                <w:sz w:val="18"/>
                <w:szCs w:val="18"/>
                <w:highlight w:val="none"/>
              </w:rPr>
            </w:pPr>
          </w:p>
        </w:tc>
        <w:tc>
          <w:tcPr>
            <w:tcW w:w="1238" w:type="dxa"/>
            <w:vAlign w:val="center"/>
          </w:tcPr>
          <w:p w14:paraId="5E0C20FD">
            <w:pPr>
              <w:jc w:val="center"/>
              <w:rPr>
                <w:rFonts w:eastAsiaTheme="minorEastAsia"/>
                <w:color w:val="000000" w:themeColor="text1"/>
                <w:sz w:val="18"/>
                <w:szCs w:val="18"/>
                <w:highlight w:val="none"/>
              </w:rPr>
            </w:pPr>
          </w:p>
        </w:tc>
        <w:tc>
          <w:tcPr>
            <w:tcW w:w="1238" w:type="dxa"/>
            <w:vAlign w:val="center"/>
          </w:tcPr>
          <w:p w14:paraId="125A6866">
            <w:pPr>
              <w:jc w:val="center"/>
              <w:rPr>
                <w:rFonts w:eastAsiaTheme="minorEastAsia"/>
                <w:color w:val="000000" w:themeColor="text1"/>
                <w:sz w:val="18"/>
                <w:szCs w:val="18"/>
                <w:highlight w:val="none"/>
              </w:rPr>
            </w:pPr>
          </w:p>
        </w:tc>
      </w:tr>
      <w:tr w14:paraId="114D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5BBF43D8">
            <w:pPr>
              <w:pStyle w:val="6"/>
              <w:jc w:val="left"/>
              <w:rPr>
                <w:rFonts w:eastAsiaTheme="minorEastAsia"/>
                <w:color w:val="000000" w:themeColor="text1"/>
                <w:szCs w:val="18"/>
                <w:highlight w:val="none"/>
              </w:rPr>
            </w:pPr>
            <w:r>
              <w:rPr>
                <w:rFonts w:eastAsiaTheme="minorEastAsia"/>
                <w:color w:val="000000" w:themeColor="text1"/>
                <w:szCs w:val="18"/>
                <w:highlight w:val="none"/>
              </w:rPr>
              <w:t>8</w:t>
            </w:r>
            <w:r>
              <w:rPr>
                <w:rFonts w:hint="eastAsia" w:eastAsiaTheme="minorEastAsia"/>
                <w:color w:val="000000" w:themeColor="text1"/>
                <w:szCs w:val="18"/>
                <w:highlight w:val="none"/>
              </w:rPr>
              <w:t>．个人与团队</w:t>
            </w:r>
          </w:p>
        </w:tc>
        <w:tc>
          <w:tcPr>
            <w:tcW w:w="1238" w:type="dxa"/>
            <w:vAlign w:val="center"/>
          </w:tcPr>
          <w:p w14:paraId="539A9AEC">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6D362753">
            <w:pPr>
              <w:jc w:val="center"/>
              <w:rPr>
                <w:rFonts w:eastAsiaTheme="minorEastAsia"/>
                <w:color w:val="000000" w:themeColor="text1"/>
                <w:sz w:val="18"/>
                <w:szCs w:val="18"/>
                <w:highlight w:val="none"/>
              </w:rPr>
            </w:pPr>
          </w:p>
        </w:tc>
        <w:tc>
          <w:tcPr>
            <w:tcW w:w="1238" w:type="dxa"/>
            <w:vAlign w:val="center"/>
          </w:tcPr>
          <w:p w14:paraId="518F81F4">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09794F93">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0DEE7D64">
            <w:pPr>
              <w:jc w:val="center"/>
              <w:rPr>
                <w:rFonts w:eastAsiaTheme="minorEastAsia"/>
                <w:color w:val="000000" w:themeColor="text1"/>
                <w:sz w:val="18"/>
                <w:szCs w:val="18"/>
                <w:highlight w:val="none"/>
              </w:rPr>
            </w:pPr>
          </w:p>
        </w:tc>
      </w:tr>
      <w:tr w14:paraId="030A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57F68EE6">
            <w:pPr>
              <w:pStyle w:val="6"/>
              <w:jc w:val="left"/>
              <w:rPr>
                <w:rFonts w:eastAsiaTheme="minorEastAsia"/>
                <w:color w:val="000000" w:themeColor="text1"/>
                <w:szCs w:val="18"/>
                <w:highlight w:val="none"/>
              </w:rPr>
            </w:pPr>
            <w:r>
              <w:rPr>
                <w:rFonts w:eastAsiaTheme="minorEastAsia"/>
                <w:color w:val="000000" w:themeColor="text1"/>
                <w:szCs w:val="18"/>
                <w:highlight w:val="none"/>
              </w:rPr>
              <w:t>9</w:t>
            </w:r>
            <w:r>
              <w:rPr>
                <w:rFonts w:hint="eastAsia" w:eastAsiaTheme="minorEastAsia"/>
                <w:color w:val="000000" w:themeColor="text1"/>
                <w:szCs w:val="18"/>
                <w:highlight w:val="none"/>
              </w:rPr>
              <w:t>．沟通</w:t>
            </w:r>
          </w:p>
        </w:tc>
        <w:tc>
          <w:tcPr>
            <w:tcW w:w="1238" w:type="dxa"/>
            <w:vAlign w:val="center"/>
          </w:tcPr>
          <w:p w14:paraId="28D502F8">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0EDFAFC6">
            <w:pPr>
              <w:jc w:val="center"/>
              <w:rPr>
                <w:rFonts w:eastAsiaTheme="minorEastAsia"/>
                <w:color w:val="000000" w:themeColor="text1"/>
                <w:sz w:val="18"/>
                <w:szCs w:val="18"/>
                <w:highlight w:val="none"/>
              </w:rPr>
            </w:pPr>
          </w:p>
        </w:tc>
        <w:tc>
          <w:tcPr>
            <w:tcW w:w="1238" w:type="dxa"/>
            <w:vAlign w:val="center"/>
          </w:tcPr>
          <w:p w14:paraId="366703F1">
            <w:pPr>
              <w:jc w:val="center"/>
              <w:rPr>
                <w:rFonts w:eastAsiaTheme="minorEastAsia"/>
                <w:color w:val="000000" w:themeColor="text1"/>
                <w:sz w:val="18"/>
                <w:szCs w:val="18"/>
                <w:highlight w:val="none"/>
              </w:rPr>
            </w:pPr>
          </w:p>
        </w:tc>
        <w:tc>
          <w:tcPr>
            <w:tcW w:w="1238" w:type="dxa"/>
            <w:vAlign w:val="center"/>
          </w:tcPr>
          <w:p w14:paraId="290EF331">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3D9472F2">
            <w:pPr>
              <w:jc w:val="center"/>
              <w:rPr>
                <w:rFonts w:eastAsiaTheme="minorEastAsia"/>
                <w:color w:val="000000" w:themeColor="text1"/>
                <w:sz w:val="18"/>
                <w:szCs w:val="18"/>
                <w:highlight w:val="none"/>
              </w:rPr>
            </w:pPr>
          </w:p>
        </w:tc>
      </w:tr>
      <w:tr w14:paraId="60CD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45ECE9F3">
            <w:pPr>
              <w:pStyle w:val="6"/>
              <w:jc w:val="left"/>
              <w:rPr>
                <w:rFonts w:eastAsiaTheme="minorEastAsia"/>
                <w:color w:val="000000" w:themeColor="text1"/>
                <w:szCs w:val="18"/>
                <w:highlight w:val="none"/>
              </w:rPr>
            </w:pPr>
            <w:r>
              <w:rPr>
                <w:rFonts w:eastAsiaTheme="minorEastAsia"/>
                <w:color w:val="000000" w:themeColor="text1"/>
                <w:szCs w:val="18"/>
                <w:highlight w:val="none"/>
              </w:rPr>
              <w:t>10</w:t>
            </w:r>
            <w:r>
              <w:rPr>
                <w:rFonts w:hint="eastAsia" w:eastAsiaTheme="minorEastAsia"/>
                <w:color w:val="000000" w:themeColor="text1"/>
                <w:szCs w:val="18"/>
                <w:highlight w:val="none"/>
              </w:rPr>
              <w:t>．项目管理</w:t>
            </w:r>
          </w:p>
        </w:tc>
        <w:tc>
          <w:tcPr>
            <w:tcW w:w="1238" w:type="dxa"/>
            <w:vAlign w:val="center"/>
          </w:tcPr>
          <w:p w14:paraId="2CD7E766">
            <w:pPr>
              <w:jc w:val="center"/>
              <w:rPr>
                <w:rFonts w:eastAsiaTheme="minorEastAsia"/>
                <w:color w:val="000000" w:themeColor="text1"/>
                <w:sz w:val="18"/>
                <w:szCs w:val="18"/>
                <w:highlight w:val="none"/>
              </w:rPr>
            </w:pPr>
          </w:p>
        </w:tc>
        <w:tc>
          <w:tcPr>
            <w:tcW w:w="1238" w:type="dxa"/>
            <w:vAlign w:val="center"/>
          </w:tcPr>
          <w:p w14:paraId="71D4EF8C">
            <w:pPr>
              <w:jc w:val="center"/>
              <w:rPr>
                <w:rFonts w:eastAsiaTheme="minorEastAsia"/>
                <w:color w:val="000000" w:themeColor="text1"/>
                <w:sz w:val="18"/>
                <w:szCs w:val="18"/>
                <w:highlight w:val="none"/>
              </w:rPr>
            </w:pPr>
          </w:p>
        </w:tc>
        <w:tc>
          <w:tcPr>
            <w:tcW w:w="1238" w:type="dxa"/>
            <w:vAlign w:val="center"/>
          </w:tcPr>
          <w:p w14:paraId="10F6B03E">
            <w:pPr>
              <w:jc w:val="center"/>
              <w:rPr>
                <w:rFonts w:eastAsiaTheme="minorEastAsia"/>
                <w:color w:val="000000" w:themeColor="text1"/>
                <w:sz w:val="18"/>
                <w:szCs w:val="18"/>
                <w:highlight w:val="none"/>
              </w:rPr>
            </w:pPr>
          </w:p>
        </w:tc>
        <w:tc>
          <w:tcPr>
            <w:tcW w:w="1238" w:type="dxa"/>
            <w:vAlign w:val="center"/>
          </w:tcPr>
          <w:p w14:paraId="62D40107">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7A3866D2">
            <w:pPr>
              <w:jc w:val="center"/>
              <w:rPr>
                <w:rFonts w:eastAsiaTheme="minorEastAsia"/>
                <w:color w:val="000000" w:themeColor="text1"/>
                <w:sz w:val="18"/>
                <w:szCs w:val="18"/>
                <w:highlight w:val="none"/>
              </w:rPr>
            </w:pPr>
          </w:p>
        </w:tc>
      </w:tr>
      <w:tr w14:paraId="0E13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15" w:type="dxa"/>
            <w:vAlign w:val="center"/>
          </w:tcPr>
          <w:p w14:paraId="45F8752D">
            <w:pPr>
              <w:pStyle w:val="6"/>
              <w:jc w:val="left"/>
              <w:rPr>
                <w:rFonts w:eastAsiaTheme="minorEastAsia"/>
                <w:color w:val="000000" w:themeColor="text1"/>
                <w:szCs w:val="18"/>
                <w:highlight w:val="none"/>
              </w:rPr>
            </w:pPr>
            <w:r>
              <w:rPr>
                <w:rFonts w:eastAsiaTheme="minorEastAsia"/>
                <w:color w:val="000000" w:themeColor="text1"/>
                <w:szCs w:val="18"/>
                <w:highlight w:val="none"/>
              </w:rPr>
              <w:t>11</w:t>
            </w:r>
            <w:r>
              <w:rPr>
                <w:rFonts w:hint="eastAsia" w:eastAsiaTheme="minorEastAsia"/>
                <w:color w:val="000000" w:themeColor="text1"/>
                <w:szCs w:val="18"/>
                <w:highlight w:val="none"/>
              </w:rPr>
              <w:t>．终身学习</w:t>
            </w:r>
          </w:p>
        </w:tc>
        <w:tc>
          <w:tcPr>
            <w:tcW w:w="1238" w:type="dxa"/>
            <w:vAlign w:val="center"/>
          </w:tcPr>
          <w:p w14:paraId="67B42C4B">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c>
          <w:tcPr>
            <w:tcW w:w="1238" w:type="dxa"/>
            <w:vAlign w:val="center"/>
          </w:tcPr>
          <w:p w14:paraId="06141723">
            <w:pPr>
              <w:jc w:val="center"/>
              <w:rPr>
                <w:rFonts w:eastAsiaTheme="minorEastAsia"/>
                <w:color w:val="000000" w:themeColor="text1"/>
                <w:sz w:val="18"/>
                <w:szCs w:val="18"/>
                <w:highlight w:val="none"/>
              </w:rPr>
            </w:pPr>
          </w:p>
        </w:tc>
        <w:tc>
          <w:tcPr>
            <w:tcW w:w="1238" w:type="dxa"/>
            <w:vAlign w:val="center"/>
          </w:tcPr>
          <w:p w14:paraId="4BC83DAE">
            <w:pPr>
              <w:jc w:val="center"/>
              <w:rPr>
                <w:rFonts w:eastAsiaTheme="minorEastAsia"/>
                <w:color w:val="000000" w:themeColor="text1"/>
                <w:sz w:val="18"/>
                <w:szCs w:val="18"/>
                <w:highlight w:val="none"/>
              </w:rPr>
            </w:pPr>
          </w:p>
        </w:tc>
        <w:tc>
          <w:tcPr>
            <w:tcW w:w="1238" w:type="dxa"/>
            <w:vAlign w:val="center"/>
          </w:tcPr>
          <w:p w14:paraId="5BF31D3E">
            <w:pPr>
              <w:jc w:val="center"/>
              <w:rPr>
                <w:rFonts w:eastAsiaTheme="minorEastAsia"/>
                <w:color w:val="000000" w:themeColor="text1"/>
                <w:sz w:val="18"/>
                <w:szCs w:val="18"/>
                <w:highlight w:val="none"/>
              </w:rPr>
            </w:pPr>
          </w:p>
        </w:tc>
        <w:tc>
          <w:tcPr>
            <w:tcW w:w="1238" w:type="dxa"/>
            <w:vAlign w:val="center"/>
          </w:tcPr>
          <w:p w14:paraId="18B5B5FB">
            <w:pPr>
              <w:jc w:val="center"/>
              <w:rPr>
                <w:rFonts w:eastAsiaTheme="minorEastAsia"/>
                <w:color w:val="000000" w:themeColor="text1"/>
                <w:sz w:val="18"/>
                <w:szCs w:val="18"/>
                <w:highlight w:val="none"/>
              </w:rPr>
            </w:pPr>
            <w:r>
              <w:rPr>
                <w:rFonts w:hint="eastAsia" w:eastAsiaTheme="minorEastAsia"/>
                <w:color w:val="000000" w:themeColor="text1"/>
                <w:sz w:val="18"/>
                <w:szCs w:val="18"/>
                <w:highlight w:val="none"/>
              </w:rPr>
              <w:t>√</w:t>
            </w:r>
          </w:p>
        </w:tc>
      </w:tr>
    </w:tbl>
    <w:p w14:paraId="243D152B">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主干学科与</w:t>
      </w:r>
      <w:r>
        <w:rPr>
          <w:rFonts w:hint="eastAsia" w:ascii="Times New Roman" w:hAnsi="Times New Roman" w:eastAsia="黑体"/>
          <w:bCs/>
          <w:color w:val="000000" w:themeColor="text1"/>
          <w:kern w:val="0"/>
          <w:sz w:val="24"/>
          <w:highlight w:val="none"/>
        </w:rPr>
        <w:t>交叉学科</w:t>
      </w:r>
    </w:p>
    <w:p w14:paraId="0C0A16ED">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主干学科：</w:t>
      </w:r>
      <w:r>
        <w:rPr>
          <w:rFonts w:ascii="Times New Roman" w:hAnsi="Times New Roman"/>
          <w:color w:val="000000"/>
          <w:kern w:val="0"/>
          <w:szCs w:val="21"/>
          <w:highlight w:val="none"/>
        </w:rPr>
        <w:t>计算机科学与技术。</w:t>
      </w:r>
    </w:p>
    <w:p w14:paraId="4C7787AA">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交叉学科</w:t>
      </w:r>
      <w:r>
        <w:rPr>
          <w:rFonts w:ascii="Times New Roman" w:hAnsi="Times New Roman" w:eastAsiaTheme="minorEastAsia"/>
          <w:bCs/>
          <w:color w:val="000000" w:themeColor="text1"/>
          <w:kern w:val="0"/>
          <w:szCs w:val="21"/>
          <w:highlight w:val="none"/>
        </w:rPr>
        <w:t>：</w:t>
      </w:r>
      <w:r>
        <w:rPr>
          <w:rFonts w:hint="eastAsia" w:ascii="Times New Roman" w:hAnsi="Times New Roman" w:eastAsiaTheme="minorEastAsia"/>
          <w:bCs/>
          <w:color w:val="000000" w:themeColor="text1"/>
          <w:kern w:val="0"/>
          <w:szCs w:val="21"/>
          <w:highlight w:val="none"/>
        </w:rPr>
        <w:t>人工智能、网络工程、数字媒体技术、物联网工程。</w:t>
      </w:r>
    </w:p>
    <w:p w14:paraId="1D16A980">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学分要求与学位授予</w:t>
      </w:r>
    </w:p>
    <w:p w14:paraId="21372BF1">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学分要求：见表2。</w:t>
      </w:r>
    </w:p>
    <w:p w14:paraId="44C6EEC8">
      <w:pPr>
        <w:pStyle w:val="25"/>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学位授予：本专业毕业生毕业满足《南京工业大学学士学位授予实施细则》有关规定，可被授予工学学士学位。</w:t>
      </w:r>
    </w:p>
    <w:p w14:paraId="5A2C02F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156" w:afterLines="50"/>
        <w:jc w:val="center"/>
        <w:rPr>
          <w:rFonts w:eastAsiaTheme="minorEastAsia"/>
          <w:bCs/>
          <w:color w:val="000000" w:themeColor="text1"/>
          <w:kern w:val="0"/>
          <w:szCs w:val="21"/>
          <w:highlight w:val="none"/>
        </w:rPr>
      </w:pPr>
      <w:r>
        <w:rPr>
          <w:rFonts w:eastAsiaTheme="minorEastAsia"/>
          <w:color w:val="000000" w:themeColor="text1"/>
          <w:szCs w:val="21"/>
          <w:highlight w:val="none"/>
        </w:rPr>
        <w:t xml:space="preserve">表2 </w:t>
      </w:r>
      <w:r>
        <w:rPr>
          <w:rFonts w:hint="eastAsia" w:eastAsiaTheme="minorEastAsia"/>
          <w:color w:val="000000" w:themeColor="text1"/>
          <w:szCs w:val="21"/>
          <w:highlight w:val="none"/>
        </w:rPr>
        <w:t>学分要求</w:t>
      </w:r>
    </w:p>
    <w:tbl>
      <w:tblPr>
        <w:tblStyle w:val="17"/>
        <w:tblW w:w="8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140"/>
        <w:gridCol w:w="1141"/>
        <w:gridCol w:w="1140"/>
        <w:gridCol w:w="1141"/>
        <w:gridCol w:w="1140"/>
        <w:gridCol w:w="1141"/>
      </w:tblGrid>
      <w:tr w14:paraId="2E03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restart"/>
            <w:vAlign w:val="center"/>
          </w:tcPr>
          <w:p w14:paraId="52C62A95">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课程类别</w:t>
            </w:r>
          </w:p>
        </w:tc>
        <w:tc>
          <w:tcPr>
            <w:tcW w:w="1140" w:type="dxa"/>
            <w:vMerge w:val="restart"/>
            <w:vAlign w:val="center"/>
          </w:tcPr>
          <w:p w14:paraId="69CD1477">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总学分</w:t>
            </w:r>
          </w:p>
        </w:tc>
        <w:tc>
          <w:tcPr>
            <w:tcW w:w="1141" w:type="dxa"/>
            <w:vMerge w:val="restart"/>
            <w:vAlign w:val="center"/>
          </w:tcPr>
          <w:p w14:paraId="3C0EBBCE">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总学时</w:t>
            </w:r>
          </w:p>
        </w:tc>
        <w:tc>
          <w:tcPr>
            <w:tcW w:w="4562" w:type="dxa"/>
            <w:gridSpan w:val="4"/>
            <w:vAlign w:val="center"/>
          </w:tcPr>
          <w:p w14:paraId="5F13C024">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学分占比</w:t>
            </w:r>
          </w:p>
        </w:tc>
      </w:tr>
      <w:tr w14:paraId="4F9E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continue"/>
            <w:vAlign w:val="center"/>
          </w:tcPr>
          <w:p w14:paraId="205524AE">
            <w:pPr>
              <w:autoSpaceDE w:val="0"/>
              <w:autoSpaceDN w:val="0"/>
              <w:adjustRightInd w:val="0"/>
              <w:jc w:val="center"/>
              <w:rPr>
                <w:rFonts w:eastAsiaTheme="minorEastAsia"/>
                <w:b/>
                <w:bCs/>
                <w:color w:val="000000" w:themeColor="text1"/>
                <w:kern w:val="0"/>
                <w:sz w:val="18"/>
                <w:szCs w:val="18"/>
                <w:highlight w:val="none"/>
              </w:rPr>
            </w:pPr>
          </w:p>
        </w:tc>
        <w:tc>
          <w:tcPr>
            <w:tcW w:w="1140" w:type="dxa"/>
            <w:vMerge w:val="continue"/>
          </w:tcPr>
          <w:p w14:paraId="1B5ED415">
            <w:pPr>
              <w:autoSpaceDE w:val="0"/>
              <w:autoSpaceDN w:val="0"/>
              <w:adjustRightInd w:val="0"/>
              <w:jc w:val="center"/>
              <w:rPr>
                <w:rFonts w:eastAsiaTheme="minorEastAsia"/>
                <w:b/>
                <w:bCs/>
                <w:color w:val="000000" w:themeColor="text1"/>
                <w:kern w:val="0"/>
                <w:sz w:val="18"/>
                <w:szCs w:val="18"/>
                <w:highlight w:val="none"/>
              </w:rPr>
            </w:pPr>
          </w:p>
        </w:tc>
        <w:tc>
          <w:tcPr>
            <w:tcW w:w="1141" w:type="dxa"/>
            <w:vMerge w:val="continue"/>
          </w:tcPr>
          <w:p w14:paraId="048341BC">
            <w:pPr>
              <w:autoSpaceDE w:val="0"/>
              <w:autoSpaceDN w:val="0"/>
              <w:adjustRightInd w:val="0"/>
              <w:jc w:val="center"/>
              <w:rPr>
                <w:rFonts w:eastAsiaTheme="minorEastAsia"/>
                <w:b/>
                <w:bCs/>
                <w:color w:val="000000" w:themeColor="text1"/>
                <w:kern w:val="0"/>
                <w:sz w:val="18"/>
                <w:szCs w:val="18"/>
                <w:highlight w:val="none"/>
              </w:rPr>
            </w:pPr>
          </w:p>
        </w:tc>
        <w:tc>
          <w:tcPr>
            <w:tcW w:w="1140" w:type="dxa"/>
            <w:vAlign w:val="center"/>
          </w:tcPr>
          <w:p w14:paraId="3B09E7A5">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必修学分</w:t>
            </w:r>
          </w:p>
        </w:tc>
        <w:tc>
          <w:tcPr>
            <w:tcW w:w="1141" w:type="dxa"/>
            <w:vAlign w:val="center"/>
          </w:tcPr>
          <w:p w14:paraId="6DA77E2E">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c>
          <w:tcPr>
            <w:tcW w:w="1140" w:type="dxa"/>
            <w:vAlign w:val="center"/>
          </w:tcPr>
          <w:p w14:paraId="7CFFB65E">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选修学分</w:t>
            </w:r>
          </w:p>
        </w:tc>
        <w:tc>
          <w:tcPr>
            <w:tcW w:w="1141" w:type="dxa"/>
            <w:vAlign w:val="center"/>
          </w:tcPr>
          <w:p w14:paraId="4163A869">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r>
      <w:tr w14:paraId="061F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5D784D81">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通识教育</w:t>
            </w:r>
          </w:p>
        </w:tc>
        <w:tc>
          <w:tcPr>
            <w:tcW w:w="1140" w:type="dxa"/>
            <w:vAlign w:val="center"/>
          </w:tcPr>
          <w:p w14:paraId="3B484E7B">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5</w:t>
            </w:r>
            <w:r>
              <w:rPr>
                <w:rFonts w:hint="eastAsia" w:eastAsiaTheme="minorEastAsia"/>
                <w:bCs/>
                <w:color w:val="000000" w:themeColor="text1"/>
                <w:kern w:val="0"/>
                <w:sz w:val="18"/>
                <w:szCs w:val="18"/>
                <w:highlight w:val="none"/>
                <w:lang w:val="en-US" w:eastAsia="zh-CN"/>
              </w:rPr>
              <w:t>6</w:t>
            </w:r>
          </w:p>
        </w:tc>
        <w:tc>
          <w:tcPr>
            <w:tcW w:w="1141" w:type="dxa"/>
            <w:vAlign w:val="center"/>
          </w:tcPr>
          <w:p w14:paraId="5EF0E6EF">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11</w:t>
            </w:r>
            <w:r>
              <w:rPr>
                <w:rFonts w:hint="eastAsia" w:eastAsiaTheme="minorEastAsia"/>
                <w:bCs/>
                <w:color w:val="000000" w:themeColor="text1"/>
                <w:kern w:val="0"/>
                <w:sz w:val="18"/>
                <w:szCs w:val="18"/>
                <w:highlight w:val="none"/>
                <w:lang w:val="en-US" w:eastAsia="zh-CN"/>
              </w:rPr>
              <w:t>46</w:t>
            </w:r>
          </w:p>
        </w:tc>
        <w:tc>
          <w:tcPr>
            <w:tcW w:w="1140" w:type="dxa"/>
            <w:vAlign w:val="center"/>
          </w:tcPr>
          <w:p w14:paraId="489DFE9F">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42</w:t>
            </w:r>
          </w:p>
        </w:tc>
        <w:tc>
          <w:tcPr>
            <w:tcW w:w="1141" w:type="dxa"/>
            <w:vAlign w:val="center"/>
          </w:tcPr>
          <w:p w14:paraId="190A3B24">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7</w:t>
            </w:r>
            <w:r>
              <w:rPr>
                <w:rFonts w:hint="eastAsia" w:eastAsiaTheme="minorEastAsia"/>
                <w:bCs/>
                <w:color w:val="000000" w:themeColor="text1"/>
                <w:kern w:val="0"/>
                <w:sz w:val="18"/>
                <w:szCs w:val="18"/>
                <w:highlight w:val="none"/>
                <w:lang w:val="en-US" w:eastAsia="zh-CN"/>
              </w:rPr>
              <w:t>5.0</w:t>
            </w:r>
            <w:r>
              <w:rPr>
                <w:rFonts w:hint="eastAsia" w:eastAsiaTheme="minorEastAsia"/>
                <w:bCs/>
                <w:color w:val="000000" w:themeColor="text1"/>
                <w:kern w:val="0"/>
                <w:sz w:val="18"/>
                <w:szCs w:val="18"/>
                <w:highlight w:val="none"/>
              </w:rPr>
              <w:t>%</w:t>
            </w:r>
          </w:p>
        </w:tc>
        <w:tc>
          <w:tcPr>
            <w:tcW w:w="1140" w:type="dxa"/>
            <w:vAlign w:val="center"/>
          </w:tcPr>
          <w:p w14:paraId="0ADBA2E7">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w:t>
            </w:r>
            <w:r>
              <w:rPr>
                <w:rFonts w:hint="eastAsia" w:eastAsiaTheme="minorEastAsia"/>
                <w:bCs/>
                <w:color w:val="000000" w:themeColor="text1"/>
                <w:kern w:val="0"/>
                <w:sz w:val="18"/>
                <w:szCs w:val="18"/>
                <w:highlight w:val="none"/>
                <w:lang w:val="en-US" w:eastAsia="zh-CN"/>
              </w:rPr>
              <w:t>4</w:t>
            </w:r>
          </w:p>
        </w:tc>
        <w:tc>
          <w:tcPr>
            <w:tcW w:w="1141" w:type="dxa"/>
            <w:vAlign w:val="center"/>
          </w:tcPr>
          <w:p w14:paraId="131DBDD3">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25.0</w:t>
            </w:r>
            <w:r>
              <w:rPr>
                <w:rFonts w:hint="eastAsia" w:eastAsiaTheme="minorEastAsia"/>
                <w:bCs/>
                <w:color w:val="000000" w:themeColor="text1"/>
                <w:kern w:val="0"/>
                <w:sz w:val="18"/>
                <w:szCs w:val="18"/>
                <w:highlight w:val="none"/>
              </w:rPr>
              <w:t>%</w:t>
            </w:r>
          </w:p>
        </w:tc>
      </w:tr>
      <w:tr w14:paraId="7D53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7ED4135D">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专业教育</w:t>
            </w:r>
          </w:p>
        </w:tc>
        <w:tc>
          <w:tcPr>
            <w:tcW w:w="1140" w:type="dxa"/>
            <w:vAlign w:val="center"/>
          </w:tcPr>
          <w:p w14:paraId="6A4C4EF2">
            <w:pPr>
              <w:autoSpaceDE w:val="0"/>
              <w:autoSpaceDN w:val="0"/>
              <w:adjustRightInd w:val="0"/>
              <w:jc w:val="center"/>
              <w:rPr>
                <w:rFonts w:hint="eastAsia" w:eastAsiaTheme="minorEastAsia"/>
                <w:bCs/>
                <w:color w:val="000000" w:themeColor="text1"/>
                <w:kern w:val="0"/>
                <w:sz w:val="18"/>
                <w:szCs w:val="18"/>
                <w:highlight w:val="none"/>
                <w:lang w:eastAsia="zh-CN"/>
              </w:rPr>
            </w:pPr>
            <w:r>
              <w:rPr>
                <w:rFonts w:hint="eastAsia" w:eastAsiaTheme="minorEastAsia"/>
                <w:bCs/>
                <w:color w:val="000000" w:themeColor="text1"/>
                <w:kern w:val="0"/>
                <w:sz w:val="18"/>
                <w:szCs w:val="18"/>
                <w:highlight w:val="none"/>
              </w:rPr>
              <w:t>9</w:t>
            </w:r>
            <w:r>
              <w:rPr>
                <w:rFonts w:hint="eastAsia" w:eastAsiaTheme="minorEastAsia"/>
                <w:bCs/>
                <w:color w:val="000000" w:themeColor="text1"/>
                <w:kern w:val="0"/>
                <w:sz w:val="18"/>
                <w:szCs w:val="18"/>
                <w:highlight w:val="none"/>
                <w:lang w:val="en-US" w:eastAsia="zh-CN"/>
              </w:rPr>
              <w:t>6</w:t>
            </w:r>
          </w:p>
        </w:tc>
        <w:tc>
          <w:tcPr>
            <w:tcW w:w="1141" w:type="dxa"/>
            <w:vAlign w:val="center"/>
          </w:tcPr>
          <w:p w14:paraId="047D1FBC">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rPr>
              <w:t>20</w:t>
            </w:r>
            <w:r>
              <w:rPr>
                <w:rFonts w:hint="eastAsia" w:eastAsiaTheme="minorEastAsia"/>
                <w:bCs/>
                <w:color w:val="000000" w:themeColor="text1"/>
                <w:kern w:val="0"/>
                <w:sz w:val="18"/>
                <w:szCs w:val="18"/>
                <w:highlight w:val="none"/>
                <w:lang w:val="en-US" w:eastAsia="zh-CN"/>
              </w:rPr>
              <w:t>48</w:t>
            </w:r>
          </w:p>
        </w:tc>
        <w:tc>
          <w:tcPr>
            <w:tcW w:w="1140" w:type="dxa"/>
            <w:vAlign w:val="center"/>
          </w:tcPr>
          <w:p w14:paraId="132EAC97">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85</w:t>
            </w:r>
          </w:p>
        </w:tc>
        <w:tc>
          <w:tcPr>
            <w:tcW w:w="1141" w:type="dxa"/>
            <w:vAlign w:val="center"/>
          </w:tcPr>
          <w:p w14:paraId="1E1132AC">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88.5</w:t>
            </w:r>
            <w:r>
              <w:rPr>
                <w:rFonts w:hint="eastAsia" w:eastAsiaTheme="minorEastAsia"/>
                <w:bCs/>
                <w:color w:val="000000" w:themeColor="text1"/>
                <w:kern w:val="0"/>
                <w:sz w:val="18"/>
                <w:szCs w:val="18"/>
                <w:highlight w:val="none"/>
              </w:rPr>
              <w:t>%</w:t>
            </w:r>
          </w:p>
        </w:tc>
        <w:tc>
          <w:tcPr>
            <w:tcW w:w="1140" w:type="dxa"/>
            <w:vAlign w:val="center"/>
          </w:tcPr>
          <w:p w14:paraId="386D7A14">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11</w:t>
            </w:r>
          </w:p>
        </w:tc>
        <w:tc>
          <w:tcPr>
            <w:tcW w:w="1141" w:type="dxa"/>
            <w:vAlign w:val="center"/>
          </w:tcPr>
          <w:p w14:paraId="4640ED7E">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11.5</w:t>
            </w:r>
            <w:r>
              <w:rPr>
                <w:rFonts w:hint="eastAsia" w:eastAsiaTheme="minorEastAsia"/>
                <w:bCs/>
                <w:color w:val="000000" w:themeColor="text1"/>
                <w:kern w:val="0"/>
                <w:sz w:val="18"/>
                <w:szCs w:val="18"/>
                <w:highlight w:val="none"/>
              </w:rPr>
              <w:t>%</w:t>
            </w:r>
          </w:p>
        </w:tc>
      </w:tr>
      <w:tr w14:paraId="6089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2FE343E4">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双创教育</w:t>
            </w:r>
          </w:p>
        </w:tc>
        <w:tc>
          <w:tcPr>
            <w:tcW w:w="1140" w:type="dxa"/>
            <w:vAlign w:val="center"/>
          </w:tcPr>
          <w:p w14:paraId="38203DAA">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12</w:t>
            </w:r>
          </w:p>
        </w:tc>
        <w:tc>
          <w:tcPr>
            <w:tcW w:w="1141" w:type="dxa"/>
            <w:vAlign w:val="center"/>
          </w:tcPr>
          <w:p w14:paraId="23969630">
            <w:pPr>
              <w:autoSpaceDE w:val="0"/>
              <w:autoSpaceDN w:val="0"/>
              <w:adjustRightInd w:val="0"/>
              <w:jc w:val="center"/>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288</w:t>
            </w:r>
          </w:p>
        </w:tc>
        <w:tc>
          <w:tcPr>
            <w:tcW w:w="1140" w:type="dxa"/>
            <w:vAlign w:val="center"/>
          </w:tcPr>
          <w:p w14:paraId="704B214B">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6</w:t>
            </w:r>
          </w:p>
        </w:tc>
        <w:tc>
          <w:tcPr>
            <w:tcW w:w="1141" w:type="dxa"/>
            <w:vAlign w:val="center"/>
          </w:tcPr>
          <w:p w14:paraId="573693DE">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50.0%</w:t>
            </w:r>
          </w:p>
        </w:tc>
        <w:tc>
          <w:tcPr>
            <w:tcW w:w="1140" w:type="dxa"/>
            <w:vAlign w:val="center"/>
          </w:tcPr>
          <w:p w14:paraId="7FAE6AE0">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6</w:t>
            </w:r>
          </w:p>
        </w:tc>
        <w:tc>
          <w:tcPr>
            <w:tcW w:w="1141" w:type="dxa"/>
            <w:vAlign w:val="center"/>
          </w:tcPr>
          <w:p w14:paraId="2F0D816B">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50.0%</w:t>
            </w:r>
          </w:p>
        </w:tc>
      </w:tr>
      <w:tr w14:paraId="593A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2B9BB210">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合计</w:t>
            </w:r>
          </w:p>
        </w:tc>
        <w:tc>
          <w:tcPr>
            <w:tcW w:w="1140" w:type="dxa"/>
            <w:vAlign w:val="center"/>
          </w:tcPr>
          <w:p w14:paraId="251E5D99">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164</w:t>
            </w:r>
          </w:p>
        </w:tc>
        <w:tc>
          <w:tcPr>
            <w:tcW w:w="1141" w:type="dxa"/>
            <w:vAlign w:val="center"/>
          </w:tcPr>
          <w:p w14:paraId="7F8935CC">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3482</w:t>
            </w:r>
          </w:p>
        </w:tc>
        <w:tc>
          <w:tcPr>
            <w:tcW w:w="1140" w:type="dxa"/>
            <w:vAlign w:val="center"/>
          </w:tcPr>
          <w:p w14:paraId="5D4545CA">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133</w:t>
            </w:r>
          </w:p>
        </w:tc>
        <w:tc>
          <w:tcPr>
            <w:tcW w:w="1141" w:type="dxa"/>
            <w:vAlign w:val="center"/>
          </w:tcPr>
          <w:p w14:paraId="32314E1D">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81.1%</w:t>
            </w:r>
          </w:p>
        </w:tc>
        <w:tc>
          <w:tcPr>
            <w:tcW w:w="1140" w:type="dxa"/>
            <w:vAlign w:val="center"/>
          </w:tcPr>
          <w:p w14:paraId="11B5DE0A">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31</w:t>
            </w:r>
          </w:p>
        </w:tc>
        <w:tc>
          <w:tcPr>
            <w:tcW w:w="1141" w:type="dxa"/>
            <w:vAlign w:val="center"/>
          </w:tcPr>
          <w:p w14:paraId="26024796">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18.9%</w:t>
            </w:r>
          </w:p>
        </w:tc>
      </w:tr>
    </w:tbl>
    <w:p w14:paraId="484E85D2">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专业核心课程</w:t>
      </w:r>
    </w:p>
    <w:tbl>
      <w:tblPr>
        <w:tblStyle w:val="17"/>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89"/>
        <w:gridCol w:w="850"/>
        <w:gridCol w:w="1531"/>
      </w:tblGrid>
      <w:tr w14:paraId="3D4A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42C1C5BA">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2989" w:type="dxa"/>
            <w:vAlign w:val="center"/>
          </w:tcPr>
          <w:p w14:paraId="7F7BE094">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850" w:type="dxa"/>
            <w:vAlign w:val="center"/>
          </w:tcPr>
          <w:p w14:paraId="6134359F">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531" w:type="dxa"/>
            <w:vAlign w:val="center"/>
          </w:tcPr>
          <w:p w14:paraId="327F72D8">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3200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A0321B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kern w:val="0"/>
                <w:sz w:val="18"/>
                <w:szCs w:val="18"/>
                <w:highlight w:val="none"/>
              </w:rPr>
              <w:t>高级程序设计</w:t>
            </w:r>
          </w:p>
        </w:tc>
        <w:tc>
          <w:tcPr>
            <w:tcW w:w="2989" w:type="dxa"/>
            <w:vAlign w:val="center"/>
          </w:tcPr>
          <w:p w14:paraId="555BBC9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kern w:val="0"/>
                <w:sz w:val="18"/>
                <w:szCs w:val="18"/>
                <w:highlight w:val="none"/>
              </w:rPr>
              <w:t>Advanced Programming</w:t>
            </w:r>
          </w:p>
        </w:tc>
        <w:tc>
          <w:tcPr>
            <w:tcW w:w="850" w:type="dxa"/>
            <w:vAlign w:val="center"/>
          </w:tcPr>
          <w:p w14:paraId="2C0ACA7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kern w:val="0"/>
                <w:sz w:val="20"/>
                <w:szCs w:val="20"/>
                <w:highlight w:val="none"/>
              </w:rPr>
              <w:t>2</w:t>
            </w:r>
          </w:p>
        </w:tc>
        <w:tc>
          <w:tcPr>
            <w:tcW w:w="1531" w:type="dxa"/>
            <w:vAlign w:val="center"/>
          </w:tcPr>
          <w:p w14:paraId="64D7A6B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65A9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73C9889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sz w:val="18"/>
                <w:szCs w:val="18"/>
                <w:highlight w:val="none"/>
              </w:rPr>
              <w:t>离散数学</w:t>
            </w:r>
          </w:p>
        </w:tc>
        <w:tc>
          <w:tcPr>
            <w:tcW w:w="2989" w:type="dxa"/>
            <w:vAlign w:val="center"/>
          </w:tcPr>
          <w:p w14:paraId="2D1D5DA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kern w:val="0"/>
                <w:sz w:val="18"/>
                <w:szCs w:val="18"/>
                <w:highlight w:val="none"/>
              </w:rPr>
              <w:t>Discrete Mathematical</w:t>
            </w:r>
          </w:p>
        </w:tc>
        <w:tc>
          <w:tcPr>
            <w:tcW w:w="850" w:type="dxa"/>
            <w:vAlign w:val="center"/>
          </w:tcPr>
          <w:p w14:paraId="0FE78F6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kern w:val="0"/>
                <w:sz w:val="20"/>
                <w:szCs w:val="20"/>
                <w:highlight w:val="none"/>
              </w:rPr>
              <w:t>4</w:t>
            </w:r>
          </w:p>
        </w:tc>
        <w:tc>
          <w:tcPr>
            <w:tcW w:w="1531" w:type="dxa"/>
            <w:vAlign w:val="center"/>
          </w:tcPr>
          <w:p w14:paraId="2BBFF42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4DE9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508BE89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sz w:val="18"/>
                <w:szCs w:val="18"/>
                <w:highlight w:val="none"/>
              </w:rPr>
              <w:t>数据库原理及应用开发</w:t>
            </w:r>
          </w:p>
        </w:tc>
        <w:tc>
          <w:tcPr>
            <w:tcW w:w="2989" w:type="dxa"/>
            <w:vAlign w:val="center"/>
          </w:tcPr>
          <w:p w14:paraId="0A5C1CB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kern w:val="0"/>
                <w:sz w:val="18"/>
                <w:szCs w:val="18"/>
                <w:highlight w:val="none"/>
              </w:rPr>
              <w:t>Database Principles and Applications</w:t>
            </w:r>
          </w:p>
        </w:tc>
        <w:tc>
          <w:tcPr>
            <w:tcW w:w="850" w:type="dxa"/>
            <w:vAlign w:val="center"/>
          </w:tcPr>
          <w:p w14:paraId="66824AA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kern w:val="0"/>
                <w:sz w:val="20"/>
                <w:szCs w:val="20"/>
                <w:highlight w:val="none"/>
              </w:rPr>
              <w:t>3</w:t>
            </w:r>
          </w:p>
        </w:tc>
        <w:tc>
          <w:tcPr>
            <w:tcW w:w="1531" w:type="dxa"/>
            <w:vAlign w:val="center"/>
          </w:tcPr>
          <w:p w14:paraId="4E214FA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7C8A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0347894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color w:val="000000"/>
                <w:sz w:val="18"/>
                <w:szCs w:val="18"/>
                <w:highlight w:val="none"/>
              </w:rPr>
              <w:t>数据结构与算法</w:t>
            </w:r>
          </w:p>
        </w:tc>
        <w:tc>
          <w:tcPr>
            <w:tcW w:w="2989" w:type="dxa"/>
            <w:vAlign w:val="center"/>
          </w:tcPr>
          <w:p w14:paraId="1B53696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kern w:val="0"/>
                <w:sz w:val="18"/>
                <w:szCs w:val="18"/>
                <w:highlight w:val="none"/>
              </w:rPr>
              <w:t>Data Structures and Algorithms</w:t>
            </w:r>
          </w:p>
        </w:tc>
        <w:tc>
          <w:tcPr>
            <w:tcW w:w="850" w:type="dxa"/>
            <w:vAlign w:val="center"/>
          </w:tcPr>
          <w:p w14:paraId="267F00C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kern w:val="0"/>
                <w:sz w:val="20"/>
                <w:szCs w:val="20"/>
                <w:highlight w:val="none"/>
              </w:rPr>
              <w:t>4</w:t>
            </w:r>
          </w:p>
        </w:tc>
        <w:tc>
          <w:tcPr>
            <w:tcW w:w="1531" w:type="dxa"/>
            <w:vAlign w:val="center"/>
          </w:tcPr>
          <w:p w14:paraId="6436838C">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6F5A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4BA8D51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highlight w:val="none"/>
              </w:rPr>
            </w:pPr>
            <w:r>
              <w:rPr>
                <w:color w:val="000000"/>
                <w:sz w:val="18"/>
                <w:szCs w:val="18"/>
                <w:highlight w:val="none"/>
              </w:rPr>
              <w:t>计算机组成原理</w:t>
            </w:r>
          </w:p>
        </w:tc>
        <w:tc>
          <w:tcPr>
            <w:tcW w:w="2989" w:type="dxa"/>
            <w:vAlign w:val="center"/>
          </w:tcPr>
          <w:p w14:paraId="2CD9BD8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Principles of Computer Organization</w:t>
            </w:r>
          </w:p>
        </w:tc>
        <w:tc>
          <w:tcPr>
            <w:tcW w:w="850" w:type="dxa"/>
            <w:vAlign w:val="center"/>
          </w:tcPr>
          <w:p w14:paraId="14AF58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highlight w:val="none"/>
              </w:rPr>
            </w:pPr>
            <w:r>
              <w:rPr>
                <w:bCs/>
                <w:color w:val="000000"/>
                <w:kern w:val="0"/>
                <w:sz w:val="20"/>
                <w:szCs w:val="20"/>
                <w:highlight w:val="none"/>
              </w:rPr>
              <w:t>4</w:t>
            </w:r>
          </w:p>
        </w:tc>
        <w:tc>
          <w:tcPr>
            <w:tcW w:w="1531" w:type="dxa"/>
            <w:vAlign w:val="center"/>
          </w:tcPr>
          <w:p w14:paraId="27032735">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2FC5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2525A10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highlight w:val="none"/>
              </w:rPr>
            </w:pPr>
            <w:r>
              <w:rPr>
                <w:color w:val="000000"/>
                <w:sz w:val="18"/>
                <w:szCs w:val="18"/>
                <w:highlight w:val="none"/>
              </w:rPr>
              <w:t>操作系统原理</w:t>
            </w:r>
          </w:p>
        </w:tc>
        <w:tc>
          <w:tcPr>
            <w:tcW w:w="2989" w:type="dxa"/>
            <w:vAlign w:val="center"/>
          </w:tcPr>
          <w:p w14:paraId="18E4251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Operating System Principle</w:t>
            </w:r>
          </w:p>
        </w:tc>
        <w:tc>
          <w:tcPr>
            <w:tcW w:w="850" w:type="dxa"/>
            <w:vAlign w:val="center"/>
          </w:tcPr>
          <w:p w14:paraId="0BC3D3C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highlight w:val="none"/>
              </w:rPr>
            </w:pPr>
            <w:r>
              <w:rPr>
                <w:bCs/>
                <w:color w:val="000000"/>
                <w:kern w:val="0"/>
                <w:sz w:val="20"/>
                <w:szCs w:val="20"/>
                <w:highlight w:val="none"/>
              </w:rPr>
              <w:t>4</w:t>
            </w:r>
          </w:p>
        </w:tc>
        <w:tc>
          <w:tcPr>
            <w:tcW w:w="1531" w:type="dxa"/>
            <w:vAlign w:val="center"/>
          </w:tcPr>
          <w:p w14:paraId="537B085A">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6CD9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CEAA7B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highlight w:val="none"/>
              </w:rPr>
            </w:pPr>
            <w:r>
              <w:rPr>
                <w:color w:val="000000"/>
                <w:sz w:val="18"/>
                <w:szCs w:val="18"/>
                <w:highlight w:val="none"/>
              </w:rPr>
              <w:t>编译原理</w:t>
            </w:r>
          </w:p>
        </w:tc>
        <w:tc>
          <w:tcPr>
            <w:tcW w:w="2989" w:type="dxa"/>
            <w:vAlign w:val="center"/>
          </w:tcPr>
          <w:p w14:paraId="33ADC6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Principles of Compiler</w:t>
            </w:r>
          </w:p>
        </w:tc>
        <w:tc>
          <w:tcPr>
            <w:tcW w:w="850" w:type="dxa"/>
            <w:vAlign w:val="center"/>
          </w:tcPr>
          <w:p w14:paraId="44FC0B2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highlight w:val="none"/>
              </w:rPr>
            </w:pPr>
            <w:r>
              <w:rPr>
                <w:bCs/>
                <w:color w:val="000000"/>
                <w:kern w:val="0"/>
                <w:sz w:val="20"/>
                <w:szCs w:val="20"/>
                <w:highlight w:val="none"/>
              </w:rPr>
              <w:t>3</w:t>
            </w:r>
          </w:p>
        </w:tc>
        <w:tc>
          <w:tcPr>
            <w:tcW w:w="1531" w:type="dxa"/>
            <w:vAlign w:val="center"/>
          </w:tcPr>
          <w:p w14:paraId="4950D012">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11F8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E04D57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highlight w:val="none"/>
              </w:rPr>
            </w:pPr>
            <w:r>
              <w:rPr>
                <w:color w:val="000000"/>
                <w:sz w:val="18"/>
                <w:szCs w:val="18"/>
                <w:highlight w:val="none"/>
              </w:rPr>
              <w:t>计算机网络</w:t>
            </w:r>
          </w:p>
        </w:tc>
        <w:tc>
          <w:tcPr>
            <w:tcW w:w="2989" w:type="dxa"/>
            <w:vAlign w:val="center"/>
          </w:tcPr>
          <w:p w14:paraId="1E45DDF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Computer Networks</w:t>
            </w:r>
          </w:p>
        </w:tc>
        <w:tc>
          <w:tcPr>
            <w:tcW w:w="850" w:type="dxa"/>
            <w:vAlign w:val="center"/>
          </w:tcPr>
          <w:p w14:paraId="6A92D06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highlight w:val="none"/>
              </w:rPr>
            </w:pPr>
            <w:r>
              <w:rPr>
                <w:bCs/>
                <w:color w:val="000000"/>
                <w:kern w:val="0"/>
                <w:sz w:val="20"/>
                <w:szCs w:val="20"/>
                <w:highlight w:val="none"/>
              </w:rPr>
              <w:t>4</w:t>
            </w:r>
          </w:p>
        </w:tc>
        <w:tc>
          <w:tcPr>
            <w:tcW w:w="1531" w:type="dxa"/>
            <w:vAlign w:val="center"/>
          </w:tcPr>
          <w:p w14:paraId="2E640C1B">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r w14:paraId="669B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70EB3FE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highlight w:val="none"/>
              </w:rPr>
            </w:pPr>
            <w:r>
              <w:rPr>
                <w:color w:val="000000"/>
                <w:sz w:val="18"/>
                <w:szCs w:val="18"/>
                <w:highlight w:val="none"/>
              </w:rPr>
              <w:t>软件工程</w:t>
            </w:r>
          </w:p>
        </w:tc>
        <w:tc>
          <w:tcPr>
            <w:tcW w:w="2989" w:type="dxa"/>
            <w:vAlign w:val="center"/>
          </w:tcPr>
          <w:p w14:paraId="17DF231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Software Engineering</w:t>
            </w:r>
          </w:p>
        </w:tc>
        <w:tc>
          <w:tcPr>
            <w:tcW w:w="850" w:type="dxa"/>
            <w:vAlign w:val="center"/>
          </w:tcPr>
          <w:p w14:paraId="2ED6A70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highlight w:val="none"/>
              </w:rPr>
            </w:pPr>
            <w:r>
              <w:rPr>
                <w:bCs/>
                <w:color w:val="000000"/>
                <w:kern w:val="0"/>
                <w:sz w:val="20"/>
                <w:szCs w:val="20"/>
                <w:highlight w:val="none"/>
              </w:rPr>
              <w:t>3</w:t>
            </w:r>
          </w:p>
        </w:tc>
        <w:tc>
          <w:tcPr>
            <w:tcW w:w="1531" w:type="dxa"/>
            <w:vAlign w:val="center"/>
          </w:tcPr>
          <w:p w14:paraId="61B41685">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p>
        </w:tc>
      </w:tr>
    </w:tbl>
    <w:p w14:paraId="07092732">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专业特色课程</w:t>
      </w:r>
    </w:p>
    <w:tbl>
      <w:tblPr>
        <w:tblStyle w:val="17"/>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2974"/>
        <w:gridCol w:w="850"/>
        <w:gridCol w:w="1531"/>
      </w:tblGrid>
      <w:tr w14:paraId="3628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04" w:type="dxa"/>
            <w:vAlign w:val="center"/>
          </w:tcPr>
          <w:p w14:paraId="1E39CCD9">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2974" w:type="dxa"/>
            <w:vAlign w:val="center"/>
          </w:tcPr>
          <w:p w14:paraId="3D540208">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850" w:type="dxa"/>
            <w:vAlign w:val="center"/>
          </w:tcPr>
          <w:p w14:paraId="7208DA18">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531" w:type="dxa"/>
            <w:vAlign w:val="center"/>
          </w:tcPr>
          <w:p w14:paraId="0D0BF70A">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08F5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04" w:type="dxa"/>
            <w:vAlign w:val="center"/>
          </w:tcPr>
          <w:p w14:paraId="2F195A1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sz w:val="18"/>
                <w:szCs w:val="18"/>
                <w:highlight w:val="none"/>
              </w:rPr>
              <w:t>深度学习应用技术</w:t>
            </w:r>
          </w:p>
        </w:tc>
        <w:tc>
          <w:tcPr>
            <w:tcW w:w="2974" w:type="dxa"/>
            <w:vAlign w:val="center"/>
          </w:tcPr>
          <w:p w14:paraId="42468E9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Deep Learning Application Technologies</w:t>
            </w:r>
          </w:p>
        </w:tc>
        <w:tc>
          <w:tcPr>
            <w:tcW w:w="850" w:type="dxa"/>
            <w:vAlign w:val="center"/>
          </w:tcPr>
          <w:p w14:paraId="67237CF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531" w:type="dxa"/>
            <w:vAlign w:val="center"/>
          </w:tcPr>
          <w:p w14:paraId="5CF42CE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绿色低碳+本研贯通</w:t>
            </w:r>
          </w:p>
        </w:tc>
      </w:tr>
      <w:tr w14:paraId="5DB6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04" w:type="dxa"/>
            <w:vAlign w:val="center"/>
          </w:tcPr>
          <w:p w14:paraId="5C384B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sz w:val="18"/>
                <w:szCs w:val="18"/>
                <w:highlight w:val="none"/>
              </w:rPr>
              <w:t>物联网概论</w:t>
            </w:r>
          </w:p>
        </w:tc>
        <w:tc>
          <w:tcPr>
            <w:tcW w:w="2974" w:type="dxa"/>
            <w:vAlign w:val="center"/>
          </w:tcPr>
          <w:p w14:paraId="44123D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Introduction to the Internet of Things</w:t>
            </w:r>
          </w:p>
        </w:tc>
        <w:tc>
          <w:tcPr>
            <w:tcW w:w="850" w:type="dxa"/>
            <w:vAlign w:val="center"/>
          </w:tcPr>
          <w:p w14:paraId="17E0E07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531" w:type="dxa"/>
            <w:vAlign w:val="center"/>
          </w:tcPr>
          <w:p w14:paraId="786BE18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国际视野</w:t>
            </w:r>
          </w:p>
        </w:tc>
      </w:tr>
      <w:tr w14:paraId="452A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04" w:type="dxa"/>
            <w:vAlign w:val="center"/>
          </w:tcPr>
          <w:p w14:paraId="02D846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sz w:val="18"/>
                <w:szCs w:val="18"/>
                <w:highlight w:val="none"/>
              </w:rPr>
              <w:t>工业信息化技术</w:t>
            </w:r>
          </w:p>
        </w:tc>
        <w:tc>
          <w:tcPr>
            <w:tcW w:w="2974" w:type="dxa"/>
            <w:vAlign w:val="center"/>
          </w:tcPr>
          <w:p w14:paraId="366E898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Industrial Information Technology</w:t>
            </w:r>
          </w:p>
        </w:tc>
        <w:tc>
          <w:tcPr>
            <w:tcW w:w="850" w:type="dxa"/>
            <w:vAlign w:val="center"/>
          </w:tcPr>
          <w:p w14:paraId="24290C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531" w:type="dxa"/>
            <w:vAlign w:val="center"/>
          </w:tcPr>
          <w:p w14:paraId="4FA5E01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产教融合+绿色低碳</w:t>
            </w:r>
          </w:p>
        </w:tc>
      </w:tr>
      <w:tr w14:paraId="71BA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04" w:type="dxa"/>
            <w:vAlign w:val="center"/>
          </w:tcPr>
          <w:p w14:paraId="2B8CE1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sz w:val="18"/>
                <w:szCs w:val="18"/>
                <w:highlight w:val="none"/>
              </w:rPr>
              <w:t>人工神经网络与机器学习</w:t>
            </w:r>
          </w:p>
        </w:tc>
        <w:tc>
          <w:tcPr>
            <w:tcW w:w="2974" w:type="dxa"/>
            <w:vAlign w:val="center"/>
          </w:tcPr>
          <w:p w14:paraId="10BE145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highlight w:val="none"/>
              </w:rPr>
            </w:pPr>
            <w:r>
              <w:rPr>
                <w:bCs/>
                <w:color w:val="000000"/>
                <w:kern w:val="0"/>
                <w:sz w:val="18"/>
                <w:szCs w:val="18"/>
                <w:highlight w:val="none"/>
              </w:rPr>
              <w:t>Artificial Neural Networks and Machine Learning</w:t>
            </w:r>
          </w:p>
        </w:tc>
        <w:tc>
          <w:tcPr>
            <w:tcW w:w="850" w:type="dxa"/>
            <w:vAlign w:val="center"/>
          </w:tcPr>
          <w:p w14:paraId="21F3488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531" w:type="dxa"/>
            <w:vAlign w:val="center"/>
          </w:tcPr>
          <w:p w14:paraId="62A99AA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“人工智能+”+本研贯通</w:t>
            </w:r>
          </w:p>
        </w:tc>
      </w:tr>
    </w:tbl>
    <w:p w14:paraId="496906C5">
      <w:pPr>
        <w:widowControl/>
        <w:tabs>
          <w:tab w:val="left" w:pos="567"/>
        </w:tabs>
        <w:spacing w:before="156" w:beforeLines="50" w:after="156" w:afterLines="50"/>
        <w:jc w:val="left"/>
        <w:rPr>
          <w:rFonts w:eastAsia="黑体"/>
          <w:bCs/>
          <w:color w:val="000000" w:themeColor="text1"/>
          <w:kern w:val="0"/>
          <w:sz w:val="24"/>
          <w:highlight w:val="none"/>
        </w:rPr>
      </w:pPr>
    </w:p>
    <w:p w14:paraId="02B3205C">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实践</w:t>
      </w:r>
      <w:r>
        <w:rPr>
          <w:rFonts w:hint="eastAsia" w:ascii="Times New Roman" w:hAnsi="Times New Roman" w:eastAsia="黑体"/>
          <w:bCs/>
          <w:color w:val="000000" w:themeColor="text1"/>
          <w:kern w:val="0"/>
          <w:sz w:val="24"/>
          <w:highlight w:val="none"/>
        </w:rPr>
        <w:t>教学</w:t>
      </w:r>
      <w:r>
        <w:rPr>
          <w:rFonts w:ascii="Times New Roman" w:hAnsi="Times New Roman" w:eastAsia="黑体"/>
          <w:bCs/>
          <w:color w:val="000000" w:themeColor="text1"/>
          <w:kern w:val="0"/>
          <w:sz w:val="24"/>
          <w:highlight w:val="none"/>
        </w:rPr>
        <w:t>环节</w:t>
      </w:r>
    </w:p>
    <w:tbl>
      <w:tblPr>
        <w:tblStyle w:val="16"/>
        <w:tblW w:w="8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1034"/>
        <w:gridCol w:w="1034"/>
        <w:gridCol w:w="1034"/>
        <w:gridCol w:w="2364"/>
      </w:tblGrid>
      <w:tr w14:paraId="441D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7AE3916C">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实践教学环节名称</w:t>
            </w:r>
          </w:p>
        </w:tc>
        <w:tc>
          <w:tcPr>
            <w:tcW w:w="1034" w:type="dxa"/>
            <w:vAlign w:val="center"/>
          </w:tcPr>
          <w:p w14:paraId="5DDEFC1F">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034" w:type="dxa"/>
            <w:vAlign w:val="center"/>
          </w:tcPr>
          <w:p w14:paraId="2F0356D7">
            <w:pPr>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学时</w:t>
            </w:r>
          </w:p>
        </w:tc>
        <w:tc>
          <w:tcPr>
            <w:tcW w:w="1034" w:type="dxa"/>
            <w:vAlign w:val="center"/>
          </w:tcPr>
          <w:p w14:paraId="2719B542">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学期</w:t>
            </w:r>
          </w:p>
        </w:tc>
        <w:tc>
          <w:tcPr>
            <w:tcW w:w="2364" w:type="dxa"/>
            <w:vAlign w:val="center"/>
          </w:tcPr>
          <w:p w14:paraId="514B0FD8">
            <w:pPr>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备注</w:t>
            </w:r>
          </w:p>
        </w:tc>
      </w:tr>
      <w:tr w14:paraId="187F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0FAAA5BC">
            <w:pPr>
              <w:jc w:val="left"/>
              <w:rPr>
                <w:color w:val="000000" w:themeColor="text1"/>
                <w:sz w:val="18"/>
                <w:szCs w:val="18"/>
                <w:highlight w:val="none"/>
              </w:rPr>
            </w:pPr>
            <w:r>
              <w:rPr>
                <w:color w:val="000000" w:themeColor="text1"/>
                <w:sz w:val="18"/>
                <w:szCs w:val="18"/>
                <w:highlight w:val="none"/>
              </w:rPr>
              <w:t>思</w:t>
            </w:r>
            <w:r>
              <w:rPr>
                <w:rFonts w:hint="eastAsia"/>
                <w:color w:val="000000" w:themeColor="text1"/>
                <w:sz w:val="18"/>
                <w:szCs w:val="18"/>
                <w:highlight w:val="none"/>
              </w:rPr>
              <w:t>政</w:t>
            </w:r>
            <w:r>
              <w:rPr>
                <w:color w:val="000000" w:themeColor="text1"/>
                <w:sz w:val="18"/>
                <w:szCs w:val="18"/>
                <w:highlight w:val="none"/>
              </w:rPr>
              <w:t>实践</w:t>
            </w:r>
          </w:p>
        </w:tc>
        <w:tc>
          <w:tcPr>
            <w:tcW w:w="1034" w:type="dxa"/>
            <w:vAlign w:val="center"/>
          </w:tcPr>
          <w:p w14:paraId="748A4703">
            <w:pPr>
              <w:jc w:val="center"/>
              <w:rPr>
                <w:color w:val="000000" w:themeColor="text1"/>
                <w:sz w:val="18"/>
                <w:szCs w:val="18"/>
                <w:highlight w:val="none"/>
              </w:rPr>
            </w:pPr>
            <w:r>
              <w:rPr>
                <w:color w:val="000000" w:themeColor="text1"/>
                <w:sz w:val="18"/>
                <w:szCs w:val="18"/>
                <w:highlight w:val="none"/>
              </w:rPr>
              <w:t>2</w:t>
            </w:r>
          </w:p>
        </w:tc>
        <w:tc>
          <w:tcPr>
            <w:tcW w:w="1034" w:type="dxa"/>
            <w:vAlign w:val="center"/>
          </w:tcPr>
          <w:p w14:paraId="4391EB5C">
            <w:pPr>
              <w:jc w:val="center"/>
              <w:rPr>
                <w:color w:val="000000" w:themeColor="text1"/>
                <w:sz w:val="18"/>
                <w:szCs w:val="18"/>
                <w:highlight w:val="none"/>
              </w:rPr>
            </w:pPr>
            <w:r>
              <w:rPr>
                <w:rFonts w:hint="eastAsia"/>
                <w:color w:val="000000" w:themeColor="text1"/>
                <w:sz w:val="18"/>
                <w:szCs w:val="18"/>
                <w:highlight w:val="none"/>
              </w:rPr>
              <w:t>4</w:t>
            </w:r>
            <w:r>
              <w:rPr>
                <w:color w:val="000000" w:themeColor="text1"/>
                <w:sz w:val="18"/>
                <w:szCs w:val="18"/>
                <w:highlight w:val="none"/>
              </w:rPr>
              <w:t>0</w:t>
            </w:r>
          </w:p>
        </w:tc>
        <w:tc>
          <w:tcPr>
            <w:tcW w:w="1034" w:type="dxa"/>
            <w:vAlign w:val="center"/>
          </w:tcPr>
          <w:p w14:paraId="1568D25D">
            <w:pPr>
              <w:jc w:val="center"/>
              <w:rPr>
                <w:color w:val="000000" w:themeColor="text1"/>
                <w:sz w:val="18"/>
                <w:szCs w:val="18"/>
                <w:highlight w:val="none"/>
              </w:rPr>
            </w:pPr>
            <w:r>
              <w:rPr>
                <w:rFonts w:hint="eastAsia"/>
                <w:color w:val="000000" w:themeColor="text1"/>
                <w:sz w:val="18"/>
                <w:szCs w:val="18"/>
                <w:highlight w:val="none"/>
              </w:rPr>
              <w:t>春秋</w:t>
            </w:r>
          </w:p>
        </w:tc>
        <w:tc>
          <w:tcPr>
            <w:tcW w:w="2364" w:type="dxa"/>
            <w:vAlign w:val="center"/>
          </w:tcPr>
          <w:p w14:paraId="62FA2B08">
            <w:pPr>
              <w:jc w:val="center"/>
              <w:rPr>
                <w:color w:val="000000" w:themeColor="text1"/>
                <w:sz w:val="18"/>
                <w:szCs w:val="18"/>
                <w:highlight w:val="none"/>
              </w:rPr>
            </w:pPr>
          </w:p>
        </w:tc>
      </w:tr>
      <w:tr w14:paraId="5645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01A47C34">
            <w:pPr>
              <w:jc w:val="left"/>
              <w:rPr>
                <w:color w:val="000000" w:themeColor="text1"/>
                <w:sz w:val="18"/>
                <w:szCs w:val="18"/>
                <w:highlight w:val="none"/>
              </w:rPr>
            </w:pPr>
            <w:r>
              <w:rPr>
                <w:color w:val="000000" w:themeColor="text1"/>
                <w:sz w:val="18"/>
                <w:szCs w:val="18"/>
                <w:highlight w:val="none"/>
              </w:rPr>
              <w:t>军事技能</w:t>
            </w:r>
          </w:p>
        </w:tc>
        <w:tc>
          <w:tcPr>
            <w:tcW w:w="1034" w:type="dxa"/>
            <w:vAlign w:val="center"/>
          </w:tcPr>
          <w:p w14:paraId="41BEE44D">
            <w:pPr>
              <w:jc w:val="center"/>
              <w:rPr>
                <w:rFonts w:eastAsia="黑体"/>
                <w:color w:val="000000" w:themeColor="text1"/>
                <w:sz w:val="18"/>
                <w:szCs w:val="18"/>
                <w:highlight w:val="none"/>
              </w:rPr>
            </w:pPr>
            <w:r>
              <w:rPr>
                <w:rFonts w:eastAsia="黑体"/>
                <w:color w:val="000000" w:themeColor="text1"/>
                <w:sz w:val="18"/>
                <w:szCs w:val="18"/>
                <w:highlight w:val="none"/>
              </w:rPr>
              <w:t>2</w:t>
            </w:r>
          </w:p>
        </w:tc>
        <w:tc>
          <w:tcPr>
            <w:tcW w:w="1034" w:type="dxa"/>
            <w:vAlign w:val="center"/>
          </w:tcPr>
          <w:p w14:paraId="189F47B7">
            <w:pPr>
              <w:jc w:val="center"/>
              <w:rPr>
                <w:rFonts w:eastAsia="黑体"/>
                <w:color w:val="000000" w:themeColor="text1"/>
                <w:sz w:val="18"/>
                <w:szCs w:val="18"/>
                <w:highlight w:val="none"/>
              </w:rPr>
            </w:pPr>
            <w:r>
              <w:rPr>
                <w:rFonts w:hint="eastAsia" w:eastAsia="黑体"/>
                <w:color w:val="000000" w:themeColor="text1"/>
                <w:sz w:val="18"/>
                <w:szCs w:val="18"/>
                <w:highlight w:val="none"/>
              </w:rPr>
              <w:t>6</w:t>
            </w:r>
            <w:r>
              <w:rPr>
                <w:rFonts w:eastAsia="黑体"/>
                <w:color w:val="000000" w:themeColor="text1"/>
                <w:sz w:val="18"/>
                <w:szCs w:val="18"/>
                <w:highlight w:val="none"/>
              </w:rPr>
              <w:t>4</w:t>
            </w:r>
          </w:p>
        </w:tc>
        <w:tc>
          <w:tcPr>
            <w:tcW w:w="1034" w:type="dxa"/>
            <w:vAlign w:val="center"/>
          </w:tcPr>
          <w:p w14:paraId="43446FF8">
            <w:pPr>
              <w:jc w:val="center"/>
              <w:rPr>
                <w:rFonts w:eastAsia="黑体"/>
                <w:color w:val="000000" w:themeColor="text1"/>
                <w:sz w:val="18"/>
                <w:szCs w:val="18"/>
                <w:highlight w:val="none"/>
              </w:rPr>
            </w:pPr>
            <w:r>
              <w:rPr>
                <w:rFonts w:eastAsia="黑体"/>
                <w:color w:val="000000" w:themeColor="text1"/>
                <w:sz w:val="18"/>
                <w:szCs w:val="18"/>
                <w:highlight w:val="none"/>
              </w:rPr>
              <w:t>1</w:t>
            </w:r>
          </w:p>
        </w:tc>
        <w:tc>
          <w:tcPr>
            <w:tcW w:w="2364" w:type="dxa"/>
            <w:vAlign w:val="center"/>
          </w:tcPr>
          <w:p w14:paraId="31C1EB01">
            <w:pPr>
              <w:jc w:val="center"/>
              <w:rPr>
                <w:rFonts w:eastAsia="黑体"/>
                <w:color w:val="000000" w:themeColor="text1"/>
                <w:sz w:val="18"/>
                <w:szCs w:val="18"/>
                <w:highlight w:val="none"/>
              </w:rPr>
            </w:pPr>
          </w:p>
        </w:tc>
      </w:tr>
      <w:tr w14:paraId="0E19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58BAF3E0">
            <w:pPr>
              <w:jc w:val="left"/>
              <w:rPr>
                <w:color w:val="000000" w:themeColor="text1"/>
                <w:sz w:val="18"/>
                <w:szCs w:val="18"/>
                <w:highlight w:val="none"/>
              </w:rPr>
            </w:pPr>
            <w:r>
              <w:rPr>
                <w:color w:val="000000" w:themeColor="text1"/>
                <w:sz w:val="18"/>
                <w:szCs w:val="18"/>
                <w:highlight w:val="none"/>
              </w:rPr>
              <w:t>社会实践</w:t>
            </w:r>
          </w:p>
        </w:tc>
        <w:tc>
          <w:tcPr>
            <w:tcW w:w="1034" w:type="dxa"/>
            <w:vAlign w:val="center"/>
          </w:tcPr>
          <w:p w14:paraId="3D588E93">
            <w:pPr>
              <w:jc w:val="center"/>
              <w:rPr>
                <w:rFonts w:eastAsia="黑体"/>
                <w:color w:val="000000" w:themeColor="text1"/>
                <w:sz w:val="18"/>
                <w:szCs w:val="18"/>
                <w:highlight w:val="none"/>
              </w:rPr>
            </w:pPr>
            <w:r>
              <w:rPr>
                <w:rFonts w:eastAsia="黑体"/>
                <w:color w:val="000000" w:themeColor="text1"/>
                <w:sz w:val="18"/>
                <w:szCs w:val="18"/>
                <w:highlight w:val="none"/>
              </w:rPr>
              <w:t>3</w:t>
            </w:r>
          </w:p>
        </w:tc>
        <w:tc>
          <w:tcPr>
            <w:tcW w:w="1034" w:type="dxa"/>
            <w:vAlign w:val="center"/>
          </w:tcPr>
          <w:p w14:paraId="48C7B6D3">
            <w:pPr>
              <w:jc w:val="center"/>
              <w:rPr>
                <w:color w:val="000000" w:themeColor="text1"/>
                <w:sz w:val="18"/>
                <w:szCs w:val="18"/>
                <w:highlight w:val="none"/>
              </w:rPr>
            </w:pPr>
            <w:r>
              <w:rPr>
                <w:rFonts w:hint="eastAsia"/>
                <w:color w:val="000000" w:themeColor="text1"/>
                <w:sz w:val="18"/>
                <w:szCs w:val="18"/>
                <w:highlight w:val="none"/>
              </w:rPr>
              <w:t>9</w:t>
            </w:r>
            <w:r>
              <w:rPr>
                <w:color w:val="000000" w:themeColor="text1"/>
                <w:sz w:val="18"/>
                <w:szCs w:val="18"/>
                <w:highlight w:val="none"/>
              </w:rPr>
              <w:t>6</w:t>
            </w:r>
          </w:p>
        </w:tc>
        <w:tc>
          <w:tcPr>
            <w:tcW w:w="1034" w:type="dxa"/>
            <w:vAlign w:val="center"/>
          </w:tcPr>
          <w:p w14:paraId="6A0AAF05">
            <w:pPr>
              <w:jc w:val="center"/>
              <w:rPr>
                <w:color w:val="000000" w:themeColor="text1"/>
                <w:sz w:val="18"/>
                <w:szCs w:val="18"/>
                <w:highlight w:val="none"/>
              </w:rPr>
            </w:pPr>
            <w:r>
              <w:rPr>
                <w:color w:val="000000" w:themeColor="text1"/>
                <w:sz w:val="18"/>
                <w:szCs w:val="18"/>
                <w:highlight w:val="none"/>
              </w:rPr>
              <w:t>春秋</w:t>
            </w:r>
          </w:p>
        </w:tc>
        <w:tc>
          <w:tcPr>
            <w:tcW w:w="2364" w:type="dxa"/>
            <w:vAlign w:val="center"/>
          </w:tcPr>
          <w:p w14:paraId="23D8CDDE">
            <w:pPr>
              <w:jc w:val="center"/>
              <w:rPr>
                <w:rFonts w:eastAsia="黑体"/>
                <w:color w:val="000000" w:themeColor="text1"/>
                <w:sz w:val="18"/>
                <w:szCs w:val="18"/>
                <w:highlight w:val="none"/>
              </w:rPr>
            </w:pPr>
          </w:p>
        </w:tc>
      </w:tr>
      <w:tr w14:paraId="1D72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135DA7B9">
            <w:pPr>
              <w:jc w:val="left"/>
              <w:rPr>
                <w:color w:val="000000" w:themeColor="text1"/>
                <w:sz w:val="18"/>
                <w:szCs w:val="18"/>
                <w:highlight w:val="none"/>
              </w:rPr>
            </w:pPr>
            <w:r>
              <w:rPr>
                <w:color w:val="000000"/>
                <w:kern w:val="0"/>
                <w:sz w:val="18"/>
                <w:szCs w:val="18"/>
                <w:highlight w:val="none"/>
              </w:rPr>
              <w:t>劳育类实践课程</w:t>
            </w:r>
          </w:p>
        </w:tc>
        <w:tc>
          <w:tcPr>
            <w:tcW w:w="1034" w:type="dxa"/>
            <w:vAlign w:val="center"/>
          </w:tcPr>
          <w:p w14:paraId="0130BB75">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3A5B348B">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05E9B110">
            <w:pPr>
              <w:jc w:val="center"/>
              <w:rPr>
                <w:color w:val="000000" w:themeColor="text1"/>
                <w:sz w:val="18"/>
                <w:szCs w:val="18"/>
                <w:highlight w:val="none"/>
              </w:rPr>
            </w:pPr>
            <w:r>
              <w:rPr>
                <w:rFonts w:hint="eastAsia"/>
                <w:color w:val="000000" w:themeColor="text1"/>
                <w:sz w:val="18"/>
                <w:szCs w:val="18"/>
                <w:highlight w:val="none"/>
              </w:rPr>
              <w:t>2</w:t>
            </w:r>
          </w:p>
        </w:tc>
        <w:tc>
          <w:tcPr>
            <w:tcW w:w="2364" w:type="dxa"/>
            <w:vAlign w:val="center"/>
          </w:tcPr>
          <w:p w14:paraId="59FF66F0">
            <w:pPr>
              <w:jc w:val="center"/>
              <w:rPr>
                <w:color w:val="000000" w:themeColor="text1"/>
                <w:sz w:val="18"/>
                <w:szCs w:val="18"/>
                <w:highlight w:val="none"/>
              </w:rPr>
            </w:pPr>
          </w:p>
        </w:tc>
      </w:tr>
      <w:tr w14:paraId="291D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174E3AAA">
            <w:pPr>
              <w:jc w:val="left"/>
              <w:rPr>
                <w:color w:val="000000" w:themeColor="text1"/>
                <w:sz w:val="18"/>
                <w:szCs w:val="18"/>
                <w:highlight w:val="none"/>
              </w:rPr>
            </w:pPr>
            <w:r>
              <w:rPr>
                <w:kern w:val="0"/>
                <w:sz w:val="18"/>
                <w:szCs w:val="18"/>
                <w:highlight w:val="none"/>
              </w:rPr>
              <w:t>大学物理实验</w:t>
            </w:r>
            <w:r>
              <w:rPr>
                <w:rFonts w:hint="eastAsia"/>
                <w:kern w:val="0"/>
                <w:sz w:val="18"/>
                <w:szCs w:val="18"/>
                <w:highlight w:val="none"/>
              </w:rPr>
              <w:t>B</w:t>
            </w:r>
          </w:p>
        </w:tc>
        <w:tc>
          <w:tcPr>
            <w:tcW w:w="1034" w:type="dxa"/>
            <w:vAlign w:val="center"/>
          </w:tcPr>
          <w:p w14:paraId="56D00B0D">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5091B1F2">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125045D3">
            <w:pPr>
              <w:jc w:val="center"/>
              <w:rPr>
                <w:color w:val="000000" w:themeColor="text1"/>
                <w:sz w:val="18"/>
                <w:szCs w:val="18"/>
                <w:highlight w:val="none"/>
              </w:rPr>
            </w:pPr>
            <w:r>
              <w:rPr>
                <w:rFonts w:hint="eastAsia"/>
                <w:color w:val="000000" w:themeColor="text1"/>
                <w:sz w:val="18"/>
                <w:szCs w:val="18"/>
                <w:highlight w:val="none"/>
              </w:rPr>
              <w:t>2</w:t>
            </w:r>
          </w:p>
        </w:tc>
        <w:tc>
          <w:tcPr>
            <w:tcW w:w="2364" w:type="dxa"/>
            <w:vAlign w:val="center"/>
          </w:tcPr>
          <w:p w14:paraId="16542EF7">
            <w:pPr>
              <w:jc w:val="center"/>
              <w:rPr>
                <w:color w:val="000000" w:themeColor="text1"/>
                <w:sz w:val="18"/>
                <w:szCs w:val="18"/>
                <w:highlight w:val="none"/>
              </w:rPr>
            </w:pPr>
          </w:p>
        </w:tc>
      </w:tr>
      <w:tr w14:paraId="3293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7F7A800B">
            <w:pPr>
              <w:jc w:val="left"/>
              <w:rPr>
                <w:color w:val="000000" w:themeColor="text1"/>
                <w:sz w:val="18"/>
                <w:szCs w:val="18"/>
                <w:highlight w:val="none"/>
              </w:rPr>
            </w:pPr>
            <w:r>
              <w:rPr>
                <w:rFonts w:eastAsiaTheme="minorEastAsia"/>
                <w:color w:val="000000" w:themeColor="text1"/>
                <w:sz w:val="18"/>
                <w:szCs w:val="18"/>
                <w:highlight w:val="none"/>
              </w:rPr>
              <w:t>毕业设计(论文)</w:t>
            </w:r>
          </w:p>
        </w:tc>
        <w:tc>
          <w:tcPr>
            <w:tcW w:w="1034" w:type="dxa"/>
            <w:vAlign w:val="center"/>
          </w:tcPr>
          <w:p w14:paraId="4C891ED9">
            <w:pPr>
              <w:jc w:val="center"/>
              <w:rPr>
                <w:color w:val="000000" w:themeColor="text1"/>
                <w:sz w:val="18"/>
                <w:szCs w:val="18"/>
                <w:highlight w:val="none"/>
              </w:rPr>
            </w:pPr>
            <w:r>
              <w:rPr>
                <w:rFonts w:hint="eastAsia"/>
                <w:color w:val="000000" w:themeColor="text1"/>
                <w:sz w:val="18"/>
                <w:szCs w:val="18"/>
                <w:highlight w:val="none"/>
              </w:rPr>
              <w:t>4</w:t>
            </w:r>
          </w:p>
        </w:tc>
        <w:tc>
          <w:tcPr>
            <w:tcW w:w="1034" w:type="dxa"/>
            <w:vAlign w:val="center"/>
          </w:tcPr>
          <w:p w14:paraId="7D912D0B">
            <w:pPr>
              <w:jc w:val="center"/>
              <w:rPr>
                <w:color w:val="000000" w:themeColor="text1"/>
                <w:sz w:val="18"/>
                <w:szCs w:val="18"/>
                <w:highlight w:val="none"/>
              </w:rPr>
            </w:pPr>
            <w:r>
              <w:rPr>
                <w:color w:val="000000" w:themeColor="text1"/>
                <w:sz w:val="18"/>
                <w:szCs w:val="18"/>
                <w:highlight w:val="none"/>
              </w:rPr>
              <w:t>512</w:t>
            </w:r>
          </w:p>
        </w:tc>
        <w:tc>
          <w:tcPr>
            <w:tcW w:w="1034" w:type="dxa"/>
            <w:vAlign w:val="center"/>
          </w:tcPr>
          <w:p w14:paraId="453E7CD3">
            <w:pPr>
              <w:jc w:val="center"/>
              <w:rPr>
                <w:color w:val="000000" w:themeColor="text1"/>
                <w:sz w:val="18"/>
                <w:szCs w:val="18"/>
                <w:highlight w:val="none"/>
              </w:rPr>
            </w:pPr>
            <w:r>
              <w:rPr>
                <w:rFonts w:hint="eastAsia"/>
                <w:color w:val="000000" w:themeColor="text1"/>
                <w:sz w:val="18"/>
                <w:szCs w:val="18"/>
                <w:highlight w:val="none"/>
              </w:rPr>
              <w:t>8</w:t>
            </w:r>
          </w:p>
        </w:tc>
        <w:tc>
          <w:tcPr>
            <w:tcW w:w="2364" w:type="dxa"/>
            <w:vAlign w:val="center"/>
          </w:tcPr>
          <w:p w14:paraId="3E082605">
            <w:pPr>
              <w:jc w:val="center"/>
              <w:rPr>
                <w:color w:val="000000" w:themeColor="text1"/>
                <w:sz w:val="18"/>
                <w:szCs w:val="18"/>
                <w:highlight w:val="none"/>
              </w:rPr>
            </w:pPr>
          </w:p>
        </w:tc>
      </w:tr>
      <w:tr w14:paraId="6454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2864" w:type="dxa"/>
            <w:vAlign w:val="center"/>
          </w:tcPr>
          <w:p w14:paraId="3C90FD1A">
            <w:pPr>
              <w:jc w:val="left"/>
              <w:rPr>
                <w:color w:val="000000" w:themeColor="text1"/>
                <w:sz w:val="18"/>
                <w:szCs w:val="18"/>
                <w:highlight w:val="none"/>
              </w:rPr>
            </w:pPr>
            <w:r>
              <w:rPr>
                <w:rFonts w:hint="eastAsia"/>
                <w:color w:val="000000" w:themeColor="text1"/>
                <w:sz w:val="18"/>
                <w:szCs w:val="18"/>
                <w:highlight w:val="none"/>
              </w:rPr>
              <w:t>创新实践基础实训</w:t>
            </w:r>
          </w:p>
        </w:tc>
        <w:tc>
          <w:tcPr>
            <w:tcW w:w="1034" w:type="dxa"/>
            <w:vAlign w:val="center"/>
          </w:tcPr>
          <w:p w14:paraId="14B9AAF9">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1645875D">
            <w:pPr>
              <w:jc w:val="center"/>
              <w:rPr>
                <w:color w:val="000000" w:themeColor="text1"/>
                <w:sz w:val="18"/>
                <w:szCs w:val="18"/>
                <w:highlight w:val="none"/>
              </w:rPr>
            </w:pPr>
            <w:r>
              <w:rPr>
                <w:color w:val="000000" w:themeColor="text1"/>
                <w:sz w:val="18"/>
                <w:szCs w:val="18"/>
                <w:highlight w:val="none"/>
              </w:rPr>
              <w:t>32</w:t>
            </w:r>
          </w:p>
        </w:tc>
        <w:tc>
          <w:tcPr>
            <w:tcW w:w="1034" w:type="dxa"/>
            <w:vAlign w:val="center"/>
          </w:tcPr>
          <w:p w14:paraId="254B6322">
            <w:pPr>
              <w:jc w:val="center"/>
              <w:rPr>
                <w:color w:val="000000" w:themeColor="text1"/>
                <w:sz w:val="18"/>
                <w:szCs w:val="18"/>
                <w:highlight w:val="none"/>
              </w:rPr>
            </w:pPr>
            <w:r>
              <w:rPr>
                <w:rFonts w:hint="eastAsia"/>
                <w:color w:val="000000" w:themeColor="text1"/>
                <w:sz w:val="18"/>
                <w:szCs w:val="18"/>
                <w:highlight w:val="none"/>
              </w:rPr>
              <w:t>4</w:t>
            </w:r>
          </w:p>
        </w:tc>
        <w:tc>
          <w:tcPr>
            <w:tcW w:w="2364" w:type="dxa"/>
            <w:vAlign w:val="center"/>
          </w:tcPr>
          <w:p w14:paraId="633F03E3">
            <w:pPr>
              <w:jc w:val="center"/>
              <w:rPr>
                <w:color w:val="000000" w:themeColor="text1"/>
                <w:sz w:val="18"/>
                <w:szCs w:val="18"/>
                <w:highlight w:val="none"/>
              </w:rPr>
            </w:pPr>
          </w:p>
        </w:tc>
      </w:tr>
      <w:tr w14:paraId="3130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65F987DC">
            <w:pPr>
              <w:jc w:val="left"/>
              <w:rPr>
                <w:color w:val="000000" w:themeColor="text1"/>
                <w:sz w:val="18"/>
                <w:szCs w:val="18"/>
                <w:highlight w:val="none"/>
              </w:rPr>
            </w:pPr>
            <w:r>
              <w:rPr>
                <w:rFonts w:hint="eastAsia"/>
                <w:color w:val="000000" w:themeColor="text1"/>
                <w:sz w:val="18"/>
                <w:szCs w:val="18"/>
                <w:highlight w:val="none"/>
              </w:rPr>
              <w:t>创新实践高级实训</w:t>
            </w:r>
          </w:p>
        </w:tc>
        <w:tc>
          <w:tcPr>
            <w:tcW w:w="1034" w:type="dxa"/>
            <w:vAlign w:val="center"/>
          </w:tcPr>
          <w:p w14:paraId="1057BBAF">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2D95538A">
            <w:pPr>
              <w:jc w:val="center"/>
              <w:rPr>
                <w:color w:val="000000" w:themeColor="text1"/>
                <w:sz w:val="18"/>
                <w:szCs w:val="18"/>
                <w:highlight w:val="none"/>
              </w:rPr>
            </w:pPr>
            <w:r>
              <w:rPr>
                <w:color w:val="000000" w:themeColor="text1"/>
                <w:sz w:val="18"/>
                <w:szCs w:val="18"/>
                <w:highlight w:val="none"/>
              </w:rPr>
              <w:t>32</w:t>
            </w:r>
          </w:p>
        </w:tc>
        <w:tc>
          <w:tcPr>
            <w:tcW w:w="1034" w:type="dxa"/>
            <w:vAlign w:val="center"/>
          </w:tcPr>
          <w:p w14:paraId="1D1CA3A6">
            <w:pPr>
              <w:jc w:val="center"/>
              <w:rPr>
                <w:color w:val="000000" w:themeColor="text1"/>
                <w:sz w:val="18"/>
                <w:szCs w:val="18"/>
                <w:highlight w:val="none"/>
              </w:rPr>
            </w:pPr>
            <w:r>
              <w:rPr>
                <w:rFonts w:hint="eastAsia"/>
                <w:color w:val="000000" w:themeColor="text1"/>
                <w:sz w:val="18"/>
                <w:szCs w:val="18"/>
                <w:highlight w:val="none"/>
              </w:rPr>
              <w:t>6</w:t>
            </w:r>
          </w:p>
        </w:tc>
        <w:tc>
          <w:tcPr>
            <w:tcW w:w="2364" w:type="dxa"/>
            <w:vAlign w:val="center"/>
          </w:tcPr>
          <w:p w14:paraId="5A53A228">
            <w:pPr>
              <w:jc w:val="center"/>
              <w:rPr>
                <w:color w:val="000000" w:themeColor="text1"/>
                <w:sz w:val="18"/>
                <w:szCs w:val="18"/>
                <w:highlight w:val="none"/>
              </w:rPr>
            </w:pPr>
          </w:p>
        </w:tc>
      </w:tr>
      <w:tr w14:paraId="402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5CAED3D1">
            <w:pPr>
              <w:jc w:val="left"/>
              <w:rPr>
                <w:color w:val="000000" w:themeColor="text1"/>
                <w:sz w:val="18"/>
                <w:szCs w:val="18"/>
                <w:highlight w:val="none"/>
              </w:rPr>
            </w:pPr>
            <w:r>
              <w:rPr>
                <w:rFonts w:hint="eastAsia"/>
                <w:color w:val="000000" w:themeColor="text1"/>
                <w:sz w:val="18"/>
                <w:szCs w:val="18"/>
                <w:highlight w:val="none"/>
              </w:rPr>
              <w:t>综合创新实践（毕业实习）</w:t>
            </w:r>
          </w:p>
        </w:tc>
        <w:tc>
          <w:tcPr>
            <w:tcW w:w="1034" w:type="dxa"/>
            <w:vAlign w:val="center"/>
          </w:tcPr>
          <w:p w14:paraId="64339FE6">
            <w:pPr>
              <w:jc w:val="center"/>
              <w:rPr>
                <w:color w:val="000000" w:themeColor="text1"/>
                <w:sz w:val="18"/>
                <w:szCs w:val="18"/>
                <w:highlight w:val="none"/>
              </w:rPr>
            </w:pPr>
            <w:r>
              <w:rPr>
                <w:rFonts w:hint="eastAsia"/>
                <w:color w:val="000000" w:themeColor="text1"/>
                <w:sz w:val="18"/>
                <w:szCs w:val="18"/>
                <w:highlight w:val="none"/>
              </w:rPr>
              <w:t>2</w:t>
            </w:r>
          </w:p>
        </w:tc>
        <w:tc>
          <w:tcPr>
            <w:tcW w:w="1034" w:type="dxa"/>
            <w:vAlign w:val="center"/>
          </w:tcPr>
          <w:p w14:paraId="19B3A62E">
            <w:pPr>
              <w:jc w:val="center"/>
              <w:rPr>
                <w:color w:val="000000" w:themeColor="text1"/>
                <w:sz w:val="18"/>
                <w:szCs w:val="18"/>
                <w:highlight w:val="none"/>
              </w:rPr>
            </w:pPr>
            <w:r>
              <w:rPr>
                <w:color w:val="000000" w:themeColor="text1"/>
                <w:sz w:val="18"/>
                <w:szCs w:val="18"/>
                <w:highlight w:val="none"/>
              </w:rPr>
              <w:t>64</w:t>
            </w:r>
          </w:p>
        </w:tc>
        <w:tc>
          <w:tcPr>
            <w:tcW w:w="1034" w:type="dxa"/>
            <w:vAlign w:val="center"/>
          </w:tcPr>
          <w:p w14:paraId="1FD6B710">
            <w:pPr>
              <w:jc w:val="center"/>
              <w:rPr>
                <w:color w:val="000000" w:themeColor="text1"/>
                <w:sz w:val="18"/>
                <w:szCs w:val="18"/>
                <w:highlight w:val="none"/>
              </w:rPr>
            </w:pPr>
            <w:r>
              <w:rPr>
                <w:rFonts w:hint="eastAsia"/>
                <w:color w:val="000000" w:themeColor="text1"/>
                <w:sz w:val="18"/>
                <w:szCs w:val="18"/>
                <w:highlight w:val="none"/>
              </w:rPr>
              <w:t>7</w:t>
            </w:r>
          </w:p>
        </w:tc>
        <w:tc>
          <w:tcPr>
            <w:tcW w:w="2364" w:type="dxa"/>
            <w:vAlign w:val="center"/>
          </w:tcPr>
          <w:p w14:paraId="05D832A7">
            <w:pPr>
              <w:jc w:val="center"/>
              <w:rPr>
                <w:color w:val="000000" w:themeColor="text1"/>
                <w:sz w:val="18"/>
                <w:szCs w:val="18"/>
                <w:highlight w:val="none"/>
              </w:rPr>
            </w:pPr>
          </w:p>
        </w:tc>
      </w:tr>
      <w:tr w14:paraId="410B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4CA0C0E6">
            <w:pPr>
              <w:wordWrap w:val="0"/>
              <w:jc w:val="center"/>
              <w:rPr>
                <w:b/>
                <w:color w:val="000000" w:themeColor="text1"/>
                <w:sz w:val="18"/>
                <w:szCs w:val="18"/>
                <w:highlight w:val="none"/>
              </w:rPr>
            </w:pPr>
            <w:r>
              <w:rPr>
                <w:b/>
                <w:color w:val="000000" w:themeColor="text1"/>
                <w:sz w:val="18"/>
                <w:szCs w:val="18"/>
                <w:highlight w:val="none"/>
              </w:rPr>
              <w:t>合计</w:t>
            </w:r>
            <w:r>
              <w:rPr>
                <w:rFonts w:hint="eastAsia"/>
                <w:b/>
                <w:color w:val="000000" w:themeColor="text1"/>
                <w:sz w:val="18"/>
                <w:szCs w:val="18"/>
                <w:highlight w:val="none"/>
              </w:rPr>
              <w:t>：904学时</w:t>
            </w:r>
          </w:p>
        </w:tc>
        <w:tc>
          <w:tcPr>
            <w:tcW w:w="5466" w:type="dxa"/>
            <w:gridSpan w:val="4"/>
            <w:vAlign w:val="center"/>
          </w:tcPr>
          <w:p w14:paraId="296900D8">
            <w:pPr>
              <w:jc w:val="center"/>
              <w:rPr>
                <w:color w:val="000000" w:themeColor="text1"/>
                <w:sz w:val="18"/>
                <w:szCs w:val="18"/>
                <w:highlight w:val="none"/>
              </w:rPr>
            </w:pPr>
            <w:r>
              <w:rPr>
                <w:b/>
                <w:color w:val="000000" w:themeColor="text1"/>
                <w:sz w:val="18"/>
                <w:szCs w:val="18"/>
                <w:highlight w:val="none"/>
              </w:rPr>
              <w:t>占</w:t>
            </w:r>
            <w:r>
              <w:rPr>
                <w:rFonts w:hint="eastAsia"/>
                <w:b/>
                <w:color w:val="000000" w:themeColor="text1"/>
                <w:sz w:val="18"/>
                <w:szCs w:val="18"/>
                <w:highlight w:val="none"/>
              </w:rPr>
              <w:t>总学时</w:t>
            </w:r>
            <w:r>
              <w:rPr>
                <w:b/>
                <w:color w:val="000000" w:themeColor="text1"/>
                <w:sz w:val="18"/>
                <w:szCs w:val="18"/>
                <w:highlight w:val="none"/>
              </w:rPr>
              <w:t>比例：</w:t>
            </w:r>
            <w:r>
              <w:rPr>
                <w:color w:val="000000" w:themeColor="text1"/>
                <w:sz w:val="18"/>
                <w:szCs w:val="18"/>
                <w:highlight w:val="none"/>
              </w:rPr>
              <w:t>26.</w:t>
            </w:r>
            <w:r>
              <w:rPr>
                <w:rFonts w:hint="eastAsia"/>
                <w:color w:val="000000" w:themeColor="text1"/>
                <w:sz w:val="18"/>
                <w:szCs w:val="18"/>
                <w:highlight w:val="none"/>
              </w:rPr>
              <w:t>0</w:t>
            </w:r>
            <w:r>
              <w:rPr>
                <w:rFonts w:eastAsia="黑体"/>
                <w:bCs/>
                <w:color w:val="000000" w:themeColor="text1"/>
                <w:kern w:val="0"/>
                <w:sz w:val="18"/>
                <w:szCs w:val="18"/>
                <w:highlight w:val="none"/>
              </w:rPr>
              <w:t>%</w:t>
            </w:r>
          </w:p>
        </w:tc>
      </w:tr>
    </w:tbl>
    <w:p w14:paraId="6F012DD6">
      <w:pPr>
        <w:rPr>
          <w:ins w:id="0" w:author="jwcjy" w:date="2025-08-06T13:48:47Z"/>
          <w:rFonts w:ascii="Times New Roman" w:hAnsi="Times New Roman" w:eastAsia="黑体"/>
          <w:bCs/>
          <w:color w:val="000000" w:themeColor="text1"/>
          <w:kern w:val="0"/>
          <w:sz w:val="24"/>
          <w:highlight w:val="none"/>
        </w:rPr>
      </w:pPr>
      <w:ins w:id="1" w:author="jwcjy" w:date="2025-08-06T13:48:47Z">
        <w:r>
          <w:rPr>
            <w:rFonts w:ascii="Times New Roman" w:hAnsi="Times New Roman" w:eastAsia="黑体"/>
            <w:bCs/>
            <w:color w:val="000000" w:themeColor="text1"/>
            <w:kern w:val="0"/>
            <w:sz w:val="24"/>
            <w:highlight w:val="none"/>
          </w:rPr>
          <w:br w:type="page"/>
        </w:r>
      </w:ins>
    </w:p>
    <w:p w14:paraId="3FC00122">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教学计划表</w:t>
      </w:r>
    </w:p>
    <w:tbl>
      <w:tblPr>
        <w:tblStyle w:val="16"/>
        <w:tblW w:w="8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22"/>
        <w:gridCol w:w="623"/>
        <w:gridCol w:w="1996"/>
        <w:gridCol w:w="574"/>
        <w:gridCol w:w="519"/>
        <w:gridCol w:w="1988"/>
        <w:gridCol w:w="2000"/>
      </w:tblGrid>
      <w:tr w14:paraId="105D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blHeader/>
          <w:jc w:val="center"/>
        </w:trPr>
        <w:tc>
          <w:tcPr>
            <w:tcW w:w="622" w:type="dxa"/>
            <w:tcMar>
              <w:left w:w="57" w:type="dxa"/>
              <w:right w:w="57" w:type="dxa"/>
            </w:tcMar>
            <w:vAlign w:val="center"/>
          </w:tcPr>
          <w:p w14:paraId="3690BDD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课程模块</w:t>
            </w:r>
          </w:p>
        </w:tc>
        <w:tc>
          <w:tcPr>
            <w:tcW w:w="623" w:type="dxa"/>
            <w:tcMar>
              <w:left w:w="57" w:type="dxa"/>
              <w:right w:w="57" w:type="dxa"/>
            </w:tcMar>
            <w:vAlign w:val="center"/>
          </w:tcPr>
          <w:p w14:paraId="1BD9798E">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1996" w:type="dxa"/>
            <w:tcMar>
              <w:left w:w="57" w:type="dxa"/>
              <w:right w:w="57" w:type="dxa"/>
            </w:tcMar>
            <w:vAlign w:val="center"/>
          </w:tcPr>
          <w:p w14:paraId="6F9B8964">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574" w:type="dxa"/>
            <w:tcMar>
              <w:left w:w="57" w:type="dxa"/>
              <w:right w:w="57" w:type="dxa"/>
            </w:tcMar>
            <w:vAlign w:val="center"/>
          </w:tcPr>
          <w:p w14:paraId="7F5874E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519" w:type="dxa"/>
            <w:tcMar>
              <w:left w:w="57" w:type="dxa"/>
              <w:right w:w="57" w:type="dxa"/>
            </w:tcMar>
            <w:vAlign w:val="center"/>
          </w:tcPr>
          <w:p w14:paraId="5CA7C579">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1988" w:type="dxa"/>
            <w:vAlign w:val="center"/>
          </w:tcPr>
          <w:p w14:paraId="48CEBDD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开课单位</w:t>
            </w:r>
          </w:p>
        </w:tc>
        <w:tc>
          <w:tcPr>
            <w:tcW w:w="2000" w:type="dxa"/>
            <w:tcMar>
              <w:left w:w="57" w:type="dxa"/>
              <w:right w:w="57" w:type="dxa"/>
            </w:tcMar>
            <w:vAlign w:val="center"/>
          </w:tcPr>
          <w:p w14:paraId="4BA606EB">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26404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restart"/>
            <w:tcMar>
              <w:left w:w="57" w:type="dxa"/>
              <w:right w:w="57" w:type="dxa"/>
            </w:tcMar>
            <w:vAlign w:val="center"/>
          </w:tcPr>
          <w:p w14:paraId="1B6763BC">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3E21E808">
            <w:pPr>
              <w:spacing w:line="240" w:lineRule="exact"/>
              <w:jc w:val="center"/>
              <w:rPr>
                <w:bCs/>
                <w:color w:val="000000" w:themeColor="text1"/>
                <w:kern w:val="0"/>
                <w:sz w:val="18"/>
                <w:szCs w:val="18"/>
                <w:highlight w:val="none"/>
              </w:rPr>
            </w:pPr>
            <w:r>
              <w:rPr>
                <w:bCs/>
                <w:color w:val="000000" w:themeColor="text1"/>
                <w:kern w:val="0"/>
                <w:sz w:val="18"/>
                <w:szCs w:val="18"/>
                <w:highlight w:val="none"/>
              </w:rPr>
              <w:t>教育</w:t>
            </w:r>
          </w:p>
          <w:p w14:paraId="5C4A3005">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5</w:t>
            </w:r>
            <w:r>
              <w:rPr>
                <w:rFonts w:hint="eastAsia"/>
                <w:bCs/>
                <w:color w:val="000000" w:themeColor="text1"/>
                <w:kern w:val="0"/>
                <w:sz w:val="18"/>
                <w:szCs w:val="18"/>
                <w:highlight w:val="none"/>
                <w:lang w:val="en-US" w:eastAsia="zh-CN"/>
              </w:rPr>
              <w:t>6</w:t>
            </w:r>
          </w:p>
          <w:p w14:paraId="1CC6D54C">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22A73135">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781E9DB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5BACF00C">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42</w:t>
            </w:r>
          </w:p>
          <w:p w14:paraId="6B6E83D0">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5E6D5238">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0A4E6ED9">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p>
          <w:p w14:paraId="2AA1276C">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1506D245">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7A32201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7EBCA470">
            <w:pPr>
              <w:spacing w:line="240" w:lineRule="exact"/>
              <w:jc w:val="center"/>
              <w:rPr>
                <w:bCs/>
                <w:color w:val="000000" w:themeColor="text1"/>
                <w:kern w:val="0"/>
                <w:sz w:val="18"/>
                <w:szCs w:val="18"/>
                <w:highlight w:val="none"/>
              </w:rPr>
            </w:pPr>
            <w:r>
              <w:rPr>
                <w:bCs/>
                <w:color w:val="000000" w:themeColor="text1"/>
                <w:kern w:val="0"/>
                <w:sz w:val="18"/>
                <w:szCs w:val="18"/>
                <w:highlight w:val="none"/>
              </w:rPr>
              <w:t>42</w:t>
            </w:r>
          </w:p>
          <w:p w14:paraId="0F9E0EC4">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71E566AA">
            <w:pPr>
              <w:spacing w:line="240" w:lineRule="exact"/>
              <w:rPr>
                <w:color w:val="000000" w:themeColor="text1"/>
                <w:sz w:val="18"/>
                <w:szCs w:val="18"/>
                <w:highlight w:val="none"/>
              </w:rPr>
            </w:pPr>
            <w:r>
              <w:rPr>
                <w:color w:val="000000"/>
                <w:sz w:val="18"/>
                <w:szCs w:val="18"/>
                <w:highlight w:val="none"/>
              </w:rPr>
              <w:t>思想道德与法治</w:t>
            </w:r>
          </w:p>
        </w:tc>
        <w:tc>
          <w:tcPr>
            <w:tcW w:w="574" w:type="dxa"/>
            <w:tcMar>
              <w:left w:w="57" w:type="dxa"/>
              <w:right w:w="57" w:type="dxa"/>
            </w:tcMar>
            <w:vAlign w:val="center"/>
          </w:tcPr>
          <w:p w14:paraId="23F40C7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EF3C82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0B60A14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236C51DA">
            <w:pPr>
              <w:widowControl/>
              <w:spacing w:line="240" w:lineRule="exact"/>
              <w:jc w:val="center"/>
              <w:rPr>
                <w:bCs/>
                <w:color w:val="000000" w:themeColor="text1"/>
                <w:kern w:val="0"/>
                <w:sz w:val="18"/>
                <w:szCs w:val="18"/>
                <w:highlight w:val="none"/>
              </w:rPr>
            </w:pPr>
          </w:p>
        </w:tc>
      </w:tr>
      <w:tr w14:paraId="514A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83AC70F">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A80D7BF">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7533DB7">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574" w:type="dxa"/>
            <w:tcMar>
              <w:left w:w="57" w:type="dxa"/>
              <w:right w:w="57" w:type="dxa"/>
            </w:tcMar>
            <w:vAlign w:val="center"/>
          </w:tcPr>
          <w:p w14:paraId="09E0451B">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21F63F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3B3DB1B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60014443">
            <w:pPr>
              <w:widowControl/>
              <w:spacing w:line="240" w:lineRule="exact"/>
              <w:jc w:val="center"/>
              <w:rPr>
                <w:bCs/>
                <w:color w:val="000000" w:themeColor="text1"/>
                <w:kern w:val="0"/>
                <w:sz w:val="18"/>
                <w:szCs w:val="18"/>
                <w:highlight w:val="none"/>
              </w:rPr>
            </w:pPr>
          </w:p>
        </w:tc>
      </w:tr>
      <w:tr w14:paraId="17E7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58F56A0">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F34F04C">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85C0ADB">
            <w:pPr>
              <w:spacing w:line="240" w:lineRule="exact"/>
              <w:rPr>
                <w:color w:val="000000" w:themeColor="text1"/>
                <w:sz w:val="18"/>
                <w:szCs w:val="18"/>
                <w:highlight w:val="none"/>
              </w:rPr>
            </w:pPr>
            <w:r>
              <w:rPr>
                <w:color w:val="000000" w:themeColor="text1"/>
                <w:sz w:val="18"/>
                <w:szCs w:val="18"/>
                <w:highlight w:val="none"/>
              </w:rPr>
              <w:t>毛泽东思想和中国特色社会主义理论体系概论</w:t>
            </w:r>
          </w:p>
        </w:tc>
        <w:tc>
          <w:tcPr>
            <w:tcW w:w="574" w:type="dxa"/>
            <w:tcMar>
              <w:left w:w="57" w:type="dxa"/>
              <w:right w:w="57" w:type="dxa"/>
            </w:tcMar>
            <w:vAlign w:val="center"/>
          </w:tcPr>
          <w:p w14:paraId="151788A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E8AFDC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1FB08B0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5C351457">
            <w:pPr>
              <w:widowControl/>
              <w:spacing w:line="240" w:lineRule="exact"/>
              <w:jc w:val="center"/>
              <w:rPr>
                <w:bCs/>
                <w:color w:val="000000" w:themeColor="text1"/>
                <w:kern w:val="0"/>
                <w:sz w:val="18"/>
                <w:szCs w:val="18"/>
                <w:highlight w:val="none"/>
              </w:rPr>
            </w:pPr>
          </w:p>
        </w:tc>
      </w:tr>
      <w:tr w14:paraId="1191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BECE2F6">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D0FCEDB">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814E335">
            <w:pPr>
              <w:spacing w:line="240" w:lineRule="exact"/>
              <w:rPr>
                <w:color w:val="000000" w:themeColor="text1"/>
                <w:sz w:val="18"/>
                <w:szCs w:val="18"/>
                <w:highlight w:val="none"/>
              </w:rPr>
            </w:pPr>
            <w:r>
              <w:rPr>
                <w:color w:val="000000" w:themeColor="text1"/>
                <w:sz w:val="18"/>
                <w:szCs w:val="18"/>
                <w:highlight w:val="none"/>
              </w:rPr>
              <w:t>马克思主义基本原理</w:t>
            </w:r>
          </w:p>
        </w:tc>
        <w:tc>
          <w:tcPr>
            <w:tcW w:w="574" w:type="dxa"/>
            <w:tcMar>
              <w:left w:w="57" w:type="dxa"/>
              <w:right w:w="57" w:type="dxa"/>
            </w:tcMar>
            <w:vAlign w:val="center"/>
          </w:tcPr>
          <w:p w14:paraId="2C03D8F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D66C3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35DD80C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0806316E">
            <w:pPr>
              <w:widowControl/>
              <w:spacing w:line="240" w:lineRule="exact"/>
              <w:jc w:val="center"/>
              <w:rPr>
                <w:bCs/>
                <w:color w:val="000000" w:themeColor="text1"/>
                <w:kern w:val="0"/>
                <w:sz w:val="18"/>
                <w:szCs w:val="18"/>
                <w:highlight w:val="none"/>
              </w:rPr>
            </w:pPr>
          </w:p>
        </w:tc>
      </w:tr>
      <w:tr w14:paraId="4BFD5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0FB630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38A040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926E311">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574" w:type="dxa"/>
            <w:tcMar>
              <w:left w:w="57" w:type="dxa"/>
              <w:right w:w="57" w:type="dxa"/>
            </w:tcMar>
            <w:vAlign w:val="center"/>
          </w:tcPr>
          <w:p w14:paraId="49186DA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E35C4D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52E9B49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3581B0D4">
            <w:pPr>
              <w:widowControl/>
              <w:spacing w:line="240" w:lineRule="exact"/>
              <w:jc w:val="center"/>
              <w:rPr>
                <w:bCs/>
                <w:color w:val="000000" w:themeColor="text1"/>
                <w:kern w:val="0"/>
                <w:sz w:val="18"/>
                <w:szCs w:val="18"/>
                <w:highlight w:val="none"/>
              </w:rPr>
            </w:pPr>
          </w:p>
        </w:tc>
      </w:tr>
      <w:tr w14:paraId="677D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C2A516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A1CEF5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4D87FDB">
            <w:pPr>
              <w:spacing w:line="240" w:lineRule="exact"/>
              <w:rPr>
                <w:color w:val="000000" w:themeColor="text1"/>
                <w:sz w:val="18"/>
                <w:szCs w:val="18"/>
                <w:highlight w:val="none"/>
              </w:rPr>
            </w:pPr>
            <w:r>
              <w:rPr>
                <w:color w:val="000000" w:themeColor="text1"/>
                <w:sz w:val="18"/>
                <w:szCs w:val="18"/>
                <w:highlight w:val="none"/>
              </w:rPr>
              <w:t>形势与政策</w:t>
            </w:r>
          </w:p>
        </w:tc>
        <w:tc>
          <w:tcPr>
            <w:tcW w:w="574" w:type="dxa"/>
            <w:tcMar>
              <w:left w:w="57" w:type="dxa"/>
              <w:right w:w="57" w:type="dxa"/>
            </w:tcMar>
            <w:vAlign w:val="center"/>
          </w:tcPr>
          <w:p w14:paraId="3D44DB75">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0EFE18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2DE2545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7965D06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第8学期记学分</w:t>
            </w:r>
          </w:p>
        </w:tc>
      </w:tr>
      <w:tr w14:paraId="50D5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74B24E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A8C0BD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9B3DF0E">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574" w:type="dxa"/>
            <w:tcMar>
              <w:left w:w="57" w:type="dxa"/>
              <w:right w:w="57" w:type="dxa"/>
            </w:tcMar>
            <w:vAlign w:val="center"/>
          </w:tcPr>
          <w:p w14:paraId="05327604">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AB2659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481D27F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6DA6133C">
            <w:pPr>
              <w:widowControl/>
              <w:spacing w:line="240" w:lineRule="exact"/>
              <w:jc w:val="center"/>
              <w:rPr>
                <w:bCs/>
                <w:color w:val="000000" w:themeColor="text1"/>
                <w:kern w:val="0"/>
                <w:sz w:val="18"/>
                <w:szCs w:val="18"/>
                <w:highlight w:val="none"/>
              </w:rPr>
            </w:pPr>
          </w:p>
        </w:tc>
      </w:tr>
      <w:tr w14:paraId="00E3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73C237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E65F302">
            <w:pPr>
              <w:widowControl/>
              <w:spacing w:line="240" w:lineRule="exact"/>
              <w:jc w:val="center"/>
              <w:rPr>
                <w:bCs/>
                <w:color w:val="000000" w:themeColor="text1"/>
                <w:kern w:val="0"/>
                <w:sz w:val="18"/>
                <w:szCs w:val="18"/>
                <w:highlight w:val="none"/>
              </w:rPr>
            </w:pPr>
          </w:p>
        </w:tc>
        <w:tc>
          <w:tcPr>
            <w:tcW w:w="1996"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6FEEA819">
            <w:pPr>
              <w:spacing w:line="240" w:lineRule="exact"/>
              <w:rPr>
                <w:color w:val="000000" w:themeColor="text1"/>
                <w:sz w:val="18"/>
                <w:szCs w:val="18"/>
                <w:highlight w:val="none"/>
              </w:rPr>
            </w:pPr>
            <w:r>
              <w:rPr>
                <w:color w:val="000000" w:themeColor="text1"/>
                <w:sz w:val="18"/>
                <w:szCs w:val="18"/>
                <w:highlight w:val="none"/>
              </w:rPr>
              <w:t>军事技能</w:t>
            </w:r>
          </w:p>
        </w:tc>
        <w:tc>
          <w:tcPr>
            <w:tcW w:w="574"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0D657BE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6C75957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tcBorders>
              <w:top w:val="single" w:color="auto" w:sz="4" w:space="0"/>
              <w:left w:val="single" w:color="auto" w:sz="4" w:space="0"/>
              <w:bottom w:val="single" w:color="auto" w:sz="4" w:space="0"/>
              <w:right w:val="single" w:color="auto" w:sz="4" w:space="0"/>
            </w:tcBorders>
            <w:vAlign w:val="center"/>
          </w:tcPr>
          <w:p w14:paraId="3A76B83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00"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E138C09">
            <w:pPr>
              <w:widowControl/>
              <w:spacing w:line="240" w:lineRule="exact"/>
              <w:jc w:val="center"/>
              <w:rPr>
                <w:bCs/>
                <w:color w:val="000000" w:themeColor="text1"/>
                <w:kern w:val="0"/>
                <w:sz w:val="18"/>
                <w:szCs w:val="18"/>
                <w:highlight w:val="none"/>
              </w:rPr>
            </w:pPr>
          </w:p>
        </w:tc>
      </w:tr>
      <w:tr w14:paraId="3F9E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8F9617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584373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9C8B60C">
            <w:pPr>
              <w:spacing w:line="240" w:lineRule="exact"/>
              <w:rPr>
                <w:color w:val="000000" w:themeColor="text1"/>
                <w:sz w:val="18"/>
                <w:szCs w:val="18"/>
                <w:highlight w:val="none"/>
              </w:rPr>
            </w:pPr>
            <w:r>
              <w:rPr>
                <w:color w:val="000000" w:themeColor="text1"/>
                <w:sz w:val="18"/>
                <w:szCs w:val="18"/>
                <w:highlight w:val="none"/>
              </w:rPr>
              <w:t>大学体育-1~4</w:t>
            </w:r>
          </w:p>
        </w:tc>
        <w:tc>
          <w:tcPr>
            <w:tcW w:w="574" w:type="dxa"/>
            <w:tcMar>
              <w:left w:w="57" w:type="dxa"/>
              <w:right w:w="57" w:type="dxa"/>
            </w:tcMar>
            <w:vAlign w:val="center"/>
          </w:tcPr>
          <w:p w14:paraId="639ACA3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4894CC1">
            <w:pPr>
              <w:widowControl/>
              <w:spacing w:line="240" w:lineRule="exact"/>
              <w:jc w:val="center"/>
              <w:rPr>
                <w:color w:val="000000" w:themeColor="text1"/>
                <w:kern w:val="0"/>
                <w:sz w:val="18"/>
                <w:szCs w:val="18"/>
                <w:highlight w:val="none"/>
              </w:rPr>
            </w:pPr>
            <w:r>
              <w:rPr>
                <w:color w:val="000000" w:themeColor="text1"/>
                <w:sz w:val="18"/>
                <w:szCs w:val="18"/>
                <w:highlight w:val="none"/>
              </w:rPr>
              <w:t>1*4</w:t>
            </w:r>
          </w:p>
        </w:tc>
        <w:tc>
          <w:tcPr>
            <w:tcW w:w="1988" w:type="dxa"/>
            <w:vAlign w:val="center"/>
          </w:tcPr>
          <w:p w14:paraId="497BAF1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000" w:type="dxa"/>
            <w:tcMar>
              <w:left w:w="0" w:type="dxa"/>
              <w:right w:w="0" w:type="dxa"/>
            </w:tcMar>
            <w:vAlign w:val="center"/>
          </w:tcPr>
          <w:p w14:paraId="67C0E997">
            <w:pPr>
              <w:widowControl/>
              <w:spacing w:line="240" w:lineRule="exact"/>
              <w:jc w:val="center"/>
              <w:rPr>
                <w:bCs/>
                <w:color w:val="000000" w:themeColor="text1"/>
                <w:kern w:val="0"/>
                <w:sz w:val="18"/>
                <w:szCs w:val="18"/>
                <w:highlight w:val="none"/>
              </w:rPr>
            </w:pPr>
          </w:p>
        </w:tc>
      </w:tr>
      <w:tr w14:paraId="7CDE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A50542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24DA8A9">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2196D6A">
            <w:pPr>
              <w:spacing w:line="240" w:lineRule="exact"/>
              <w:rPr>
                <w:color w:val="000000" w:themeColor="text1"/>
                <w:sz w:val="18"/>
                <w:szCs w:val="18"/>
                <w:highlight w:val="none"/>
              </w:rPr>
            </w:pPr>
            <w:r>
              <w:rPr>
                <w:color w:val="000000" w:themeColor="text1"/>
                <w:sz w:val="18"/>
                <w:szCs w:val="18"/>
                <w:highlight w:val="none"/>
              </w:rPr>
              <w:t>大学体育-5~6（7）</w:t>
            </w:r>
          </w:p>
        </w:tc>
        <w:tc>
          <w:tcPr>
            <w:tcW w:w="574" w:type="dxa"/>
            <w:tcMar>
              <w:left w:w="57" w:type="dxa"/>
              <w:right w:w="57" w:type="dxa"/>
            </w:tcMar>
            <w:vAlign w:val="center"/>
          </w:tcPr>
          <w:p w14:paraId="48C8A5A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19E919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2B07C06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000" w:type="dxa"/>
            <w:tcMar>
              <w:left w:w="0" w:type="dxa"/>
              <w:right w:w="0" w:type="dxa"/>
            </w:tcMar>
            <w:vAlign w:val="center"/>
          </w:tcPr>
          <w:p w14:paraId="3D1BC0B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含阳光长跑</w:t>
            </w:r>
          </w:p>
        </w:tc>
      </w:tr>
      <w:tr w14:paraId="199D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565DEF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A5E470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F824547">
            <w:pPr>
              <w:spacing w:line="240" w:lineRule="exact"/>
              <w:rPr>
                <w:color w:val="000000" w:themeColor="text1"/>
                <w:sz w:val="18"/>
                <w:szCs w:val="18"/>
                <w:highlight w:val="none"/>
              </w:rPr>
            </w:pPr>
            <w:r>
              <w:rPr>
                <w:color w:val="000000"/>
                <w:sz w:val="18"/>
                <w:szCs w:val="18"/>
                <w:highlight w:val="none"/>
              </w:rPr>
              <w:t>新时代大学生劳动教育</w:t>
            </w:r>
          </w:p>
        </w:tc>
        <w:tc>
          <w:tcPr>
            <w:tcW w:w="574" w:type="dxa"/>
            <w:tcMar>
              <w:left w:w="57" w:type="dxa"/>
              <w:right w:w="57" w:type="dxa"/>
            </w:tcMar>
            <w:vAlign w:val="center"/>
          </w:tcPr>
          <w:p w14:paraId="6E855F0E">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A4B4D82">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1988" w:type="dxa"/>
            <w:vAlign w:val="center"/>
          </w:tcPr>
          <w:p w14:paraId="17925EE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教务处</w:t>
            </w:r>
          </w:p>
        </w:tc>
        <w:tc>
          <w:tcPr>
            <w:tcW w:w="2000" w:type="dxa"/>
            <w:tcMar>
              <w:left w:w="0" w:type="dxa"/>
              <w:right w:w="0" w:type="dxa"/>
            </w:tcMar>
            <w:vAlign w:val="center"/>
          </w:tcPr>
          <w:p w14:paraId="0278257F">
            <w:pPr>
              <w:widowControl/>
              <w:spacing w:line="240" w:lineRule="exact"/>
              <w:jc w:val="center"/>
              <w:rPr>
                <w:bCs/>
                <w:color w:val="000000" w:themeColor="text1"/>
                <w:kern w:val="0"/>
                <w:sz w:val="18"/>
                <w:szCs w:val="18"/>
                <w:highlight w:val="none"/>
              </w:rPr>
            </w:pPr>
          </w:p>
        </w:tc>
      </w:tr>
      <w:tr w14:paraId="17CE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BF8A9F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D3E33B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9C34E30">
            <w:pPr>
              <w:spacing w:line="240" w:lineRule="exact"/>
              <w:rPr>
                <w:color w:val="000000" w:themeColor="text1"/>
                <w:sz w:val="18"/>
                <w:szCs w:val="18"/>
                <w:highlight w:val="none"/>
              </w:rPr>
            </w:pPr>
            <w:r>
              <w:rPr>
                <w:color w:val="000000" w:themeColor="text1"/>
                <w:kern w:val="0"/>
                <w:sz w:val="18"/>
                <w:szCs w:val="18"/>
                <w:highlight w:val="none"/>
              </w:rPr>
              <w:t>基础英语-1</w:t>
            </w:r>
          </w:p>
        </w:tc>
        <w:tc>
          <w:tcPr>
            <w:tcW w:w="574" w:type="dxa"/>
            <w:tcMar>
              <w:left w:w="57" w:type="dxa"/>
              <w:right w:w="57" w:type="dxa"/>
            </w:tcMar>
            <w:vAlign w:val="center"/>
          </w:tcPr>
          <w:p w14:paraId="65270CB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AB9DA1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63A87E2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外国语言文学学院</w:t>
            </w:r>
          </w:p>
        </w:tc>
        <w:tc>
          <w:tcPr>
            <w:tcW w:w="2000" w:type="dxa"/>
            <w:tcMar>
              <w:left w:w="0" w:type="dxa"/>
              <w:right w:w="0" w:type="dxa"/>
            </w:tcMar>
            <w:vAlign w:val="center"/>
          </w:tcPr>
          <w:p w14:paraId="087B923F">
            <w:pPr>
              <w:widowControl/>
              <w:spacing w:line="240" w:lineRule="exact"/>
              <w:jc w:val="center"/>
              <w:rPr>
                <w:bCs/>
                <w:color w:val="000000" w:themeColor="text1"/>
                <w:kern w:val="0"/>
                <w:sz w:val="18"/>
                <w:szCs w:val="18"/>
                <w:highlight w:val="none"/>
              </w:rPr>
            </w:pPr>
          </w:p>
        </w:tc>
      </w:tr>
      <w:tr w14:paraId="2B28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D87BBC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997203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955EC41">
            <w:pPr>
              <w:spacing w:line="240" w:lineRule="exact"/>
              <w:rPr>
                <w:color w:val="000000" w:themeColor="text1"/>
                <w:sz w:val="18"/>
                <w:szCs w:val="18"/>
                <w:highlight w:val="none"/>
              </w:rPr>
            </w:pPr>
            <w:r>
              <w:rPr>
                <w:rFonts w:hint="eastAsia"/>
                <w:color w:val="000000" w:themeColor="text1"/>
                <w:sz w:val="18"/>
                <w:szCs w:val="18"/>
                <w:highlight w:val="none"/>
              </w:rPr>
              <w:t>人工智能导论A</w:t>
            </w:r>
          </w:p>
        </w:tc>
        <w:tc>
          <w:tcPr>
            <w:tcW w:w="574" w:type="dxa"/>
            <w:tcMar>
              <w:left w:w="57" w:type="dxa"/>
              <w:right w:w="57" w:type="dxa"/>
            </w:tcMar>
            <w:vAlign w:val="center"/>
          </w:tcPr>
          <w:p w14:paraId="46347B8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9A398A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5E57F92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restart"/>
            <w:tcMar>
              <w:left w:w="0" w:type="dxa"/>
              <w:right w:w="0" w:type="dxa"/>
            </w:tcMar>
            <w:vAlign w:val="center"/>
          </w:tcPr>
          <w:p w14:paraId="5D0D8DDE">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人工智能通识教育</w:t>
            </w:r>
            <w:r>
              <w:rPr>
                <w:color w:val="000000" w:themeColor="text1"/>
                <w:sz w:val="18"/>
                <w:szCs w:val="18"/>
                <w:highlight w:val="none"/>
              </w:rPr>
              <w:t>类课程</w:t>
            </w:r>
          </w:p>
        </w:tc>
      </w:tr>
      <w:tr w14:paraId="569F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E1B20B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3C05A3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E2E4114">
            <w:pPr>
              <w:spacing w:line="240" w:lineRule="exact"/>
              <w:jc w:val="left"/>
              <w:rPr>
                <w:color w:val="000000" w:themeColor="text1"/>
                <w:sz w:val="18"/>
                <w:szCs w:val="18"/>
                <w:highlight w:val="none"/>
              </w:rPr>
            </w:pPr>
            <w:r>
              <w:rPr>
                <w:rFonts w:hint="eastAsia"/>
                <w:color w:val="000000" w:themeColor="text1"/>
                <w:sz w:val="18"/>
                <w:szCs w:val="18"/>
                <w:highlight w:val="none"/>
              </w:rPr>
              <w:t>程序设计基础</w:t>
            </w:r>
          </w:p>
        </w:tc>
        <w:tc>
          <w:tcPr>
            <w:tcW w:w="574" w:type="dxa"/>
            <w:tcMar>
              <w:left w:w="57" w:type="dxa"/>
              <w:right w:w="57" w:type="dxa"/>
            </w:tcMar>
            <w:vAlign w:val="center"/>
          </w:tcPr>
          <w:p w14:paraId="364DE92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75FE62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1988" w:type="dxa"/>
            <w:vAlign w:val="center"/>
          </w:tcPr>
          <w:p w14:paraId="11E4F27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continue"/>
            <w:tcMar>
              <w:left w:w="0" w:type="dxa"/>
              <w:right w:w="0" w:type="dxa"/>
            </w:tcMar>
            <w:vAlign w:val="center"/>
          </w:tcPr>
          <w:p w14:paraId="5B59039E">
            <w:pPr>
              <w:widowControl/>
              <w:spacing w:line="240" w:lineRule="exact"/>
              <w:jc w:val="center"/>
              <w:rPr>
                <w:bCs/>
                <w:color w:val="000000" w:themeColor="text1"/>
                <w:kern w:val="0"/>
                <w:sz w:val="18"/>
                <w:szCs w:val="18"/>
                <w:highlight w:val="none"/>
              </w:rPr>
            </w:pPr>
          </w:p>
        </w:tc>
      </w:tr>
      <w:tr w14:paraId="2350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C152C4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1CAC92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D1FAAC0">
            <w:pPr>
              <w:spacing w:line="240" w:lineRule="exact"/>
              <w:rPr>
                <w:color w:val="000000" w:themeColor="text1"/>
                <w:sz w:val="18"/>
                <w:szCs w:val="18"/>
                <w:highlight w:val="none"/>
              </w:rPr>
            </w:pPr>
            <w:r>
              <w:rPr>
                <w:color w:val="000000" w:themeColor="text1"/>
                <w:kern w:val="0"/>
                <w:sz w:val="18"/>
                <w:szCs w:val="18"/>
                <w:highlight w:val="none"/>
              </w:rPr>
              <w:t>社会实践</w:t>
            </w:r>
          </w:p>
        </w:tc>
        <w:tc>
          <w:tcPr>
            <w:tcW w:w="574" w:type="dxa"/>
            <w:tcMar>
              <w:left w:w="57" w:type="dxa"/>
              <w:right w:w="57" w:type="dxa"/>
            </w:tcMar>
            <w:vAlign w:val="center"/>
          </w:tcPr>
          <w:p w14:paraId="722A802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35096D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579728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团委</w:t>
            </w:r>
          </w:p>
        </w:tc>
        <w:tc>
          <w:tcPr>
            <w:tcW w:w="2000" w:type="dxa"/>
            <w:tcMar>
              <w:left w:w="0" w:type="dxa"/>
              <w:right w:w="0" w:type="dxa"/>
            </w:tcMar>
            <w:vAlign w:val="center"/>
          </w:tcPr>
          <w:p w14:paraId="7E24AB9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依据《南京工业大学社会实践课程实施方案》，</w:t>
            </w:r>
          </w:p>
          <w:p w14:paraId="36E26DD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第8学期认定学分</w:t>
            </w:r>
          </w:p>
        </w:tc>
      </w:tr>
      <w:tr w14:paraId="3C1D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BAEC5C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7A2DA7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33E8D60">
            <w:pPr>
              <w:widowControl/>
              <w:spacing w:line="240" w:lineRule="exact"/>
              <w:rPr>
                <w:color w:val="000000" w:themeColor="text1"/>
                <w:kern w:val="0"/>
                <w:sz w:val="18"/>
                <w:szCs w:val="18"/>
                <w:highlight w:val="none"/>
              </w:rPr>
            </w:pPr>
            <w:r>
              <w:rPr>
                <w:color w:val="000000" w:themeColor="text1"/>
                <w:kern w:val="0"/>
                <w:sz w:val="18"/>
                <w:szCs w:val="18"/>
                <w:highlight w:val="none"/>
              </w:rPr>
              <w:t>入学教育</w:t>
            </w:r>
          </w:p>
        </w:tc>
        <w:tc>
          <w:tcPr>
            <w:tcW w:w="574" w:type="dxa"/>
            <w:tcMar>
              <w:left w:w="57" w:type="dxa"/>
              <w:right w:w="57" w:type="dxa"/>
            </w:tcMar>
            <w:vAlign w:val="center"/>
          </w:tcPr>
          <w:p w14:paraId="6D2B898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014B2C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12A810F5">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5E289AE2">
            <w:pPr>
              <w:spacing w:line="240" w:lineRule="exact"/>
              <w:jc w:val="center"/>
              <w:rPr>
                <w:color w:val="000000" w:themeColor="text1"/>
                <w:spacing w:val="-6"/>
                <w:sz w:val="18"/>
                <w:szCs w:val="18"/>
                <w:highlight w:val="none"/>
              </w:rPr>
            </w:pPr>
          </w:p>
        </w:tc>
      </w:tr>
      <w:tr w14:paraId="5DB0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3BF2D7A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2D6E40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2F64B08">
            <w:pPr>
              <w:widowControl/>
              <w:spacing w:line="240" w:lineRule="exact"/>
              <w:rPr>
                <w:color w:val="000000" w:themeColor="text1"/>
                <w:kern w:val="0"/>
                <w:sz w:val="18"/>
                <w:szCs w:val="18"/>
                <w:highlight w:val="none"/>
              </w:rPr>
            </w:pPr>
            <w:r>
              <w:rPr>
                <w:color w:val="000000" w:themeColor="text1"/>
                <w:kern w:val="0"/>
                <w:sz w:val="18"/>
                <w:szCs w:val="18"/>
                <w:highlight w:val="none"/>
              </w:rPr>
              <w:t>大学生职业发展与就业指导-1</w:t>
            </w:r>
          </w:p>
        </w:tc>
        <w:tc>
          <w:tcPr>
            <w:tcW w:w="574" w:type="dxa"/>
            <w:tcMar>
              <w:left w:w="57" w:type="dxa"/>
              <w:right w:w="57" w:type="dxa"/>
            </w:tcMar>
            <w:vAlign w:val="center"/>
          </w:tcPr>
          <w:p w14:paraId="781FB79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5B897C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2D9728FF">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483088E2">
            <w:pPr>
              <w:spacing w:line="240" w:lineRule="exact"/>
              <w:jc w:val="center"/>
              <w:rPr>
                <w:color w:val="000000" w:themeColor="text1"/>
                <w:spacing w:val="-6"/>
                <w:sz w:val="18"/>
                <w:szCs w:val="18"/>
                <w:highlight w:val="none"/>
              </w:rPr>
            </w:pPr>
          </w:p>
        </w:tc>
      </w:tr>
      <w:tr w14:paraId="4D5A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28024A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213D10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636D6A5">
            <w:pPr>
              <w:widowControl/>
              <w:spacing w:line="240" w:lineRule="exact"/>
              <w:rPr>
                <w:color w:val="000000" w:themeColor="text1"/>
                <w:kern w:val="0"/>
                <w:sz w:val="18"/>
                <w:szCs w:val="18"/>
                <w:highlight w:val="none"/>
              </w:rPr>
            </w:pPr>
            <w:r>
              <w:rPr>
                <w:color w:val="000000" w:themeColor="text1"/>
                <w:kern w:val="0"/>
                <w:sz w:val="18"/>
                <w:szCs w:val="18"/>
                <w:highlight w:val="none"/>
              </w:rPr>
              <w:t>大学生职业发展与就业指导-2</w:t>
            </w:r>
          </w:p>
        </w:tc>
        <w:tc>
          <w:tcPr>
            <w:tcW w:w="574" w:type="dxa"/>
            <w:tcMar>
              <w:left w:w="57" w:type="dxa"/>
              <w:right w:w="57" w:type="dxa"/>
            </w:tcMar>
            <w:vAlign w:val="center"/>
          </w:tcPr>
          <w:p w14:paraId="5ACDB915">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39070B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988" w:type="dxa"/>
            <w:vAlign w:val="center"/>
          </w:tcPr>
          <w:p w14:paraId="2AA9080D">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6798C148">
            <w:pPr>
              <w:spacing w:line="240" w:lineRule="exact"/>
              <w:jc w:val="center"/>
              <w:rPr>
                <w:color w:val="000000" w:themeColor="text1"/>
                <w:spacing w:val="-6"/>
                <w:sz w:val="18"/>
                <w:szCs w:val="18"/>
                <w:highlight w:val="none"/>
              </w:rPr>
            </w:pPr>
          </w:p>
        </w:tc>
      </w:tr>
      <w:tr w14:paraId="6468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D85C2D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CEDFE6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B222AF5">
            <w:pPr>
              <w:widowControl/>
              <w:spacing w:line="240" w:lineRule="exact"/>
              <w:rPr>
                <w:color w:val="000000" w:themeColor="text1"/>
                <w:kern w:val="0"/>
                <w:sz w:val="18"/>
                <w:szCs w:val="18"/>
                <w:highlight w:val="none"/>
              </w:rPr>
            </w:pPr>
            <w:r>
              <w:rPr>
                <w:color w:val="000000" w:themeColor="text1"/>
                <w:kern w:val="0"/>
                <w:sz w:val="18"/>
                <w:szCs w:val="18"/>
                <w:highlight w:val="none"/>
              </w:rPr>
              <w:t>大学生心理健康教育</w:t>
            </w:r>
          </w:p>
        </w:tc>
        <w:tc>
          <w:tcPr>
            <w:tcW w:w="574" w:type="dxa"/>
            <w:tcMar>
              <w:left w:w="57" w:type="dxa"/>
              <w:right w:w="57" w:type="dxa"/>
            </w:tcMar>
            <w:vAlign w:val="center"/>
          </w:tcPr>
          <w:p w14:paraId="2184CA65">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F9126D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67AA1270">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307553D2">
            <w:pPr>
              <w:spacing w:line="240" w:lineRule="exact"/>
              <w:jc w:val="center"/>
              <w:rPr>
                <w:color w:val="000000" w:themeColor="text1"/>
                <w:spacing w:val="-6"/>
                <w:sz w:val="18"/>
                <w:szCs w:val="18"/>
                <w:highlight w:val="none"/>
              </w:rPr>
            </w:pPr>
          </w:p>
        </w:tc>
      </w:tr>
      <w:tr w14:paraId="5273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0CD0653">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198C2F0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3B72081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1A70EF9">
            <w:pPr>
              <w:widowControl/>
              <w:spacing w:line="240" w:lineRule="exact"/>
              <w:jc w:val="center"/>
              <w:rPr>
                <w:rFonts w:hint="eastAsia" w:eastAsia="宋体"/>
                <w:bCs/>
                <w:color w:val="000000" w:themeColor="text1"/>
                <w:kern w:val="0"/>
                <w:sz w:val="18"/>
                <w:szCs w:val="18"/>
                <w:highlight w:val="none"/>
                <w:lang w:eastAsia="zh-CN"/>
              </w:rPr>
            </w:pPr>
            <w:r>
              <w:rPr>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p>
          <w:p w14:paraId="344E6E9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3FCC0663">
            <w:pPr>
              <w:widowControl/>
              <w:spacing w:line="240" w:lineRule="exact"/>
              <w:rPr>
                <w:color w:val="000000" w:themeColor="text1"/>
                <w:kern w:val="0"/>
                <w:sz w:val="18"/>
                <w:szCs w:val="18"/>
                <w:highlight w:val="none"/>
              </w:rPr>
            </w:pPr>
            <w:r>
              <w:rPr>
                <w:color w:val="000000"/>
                <w:sz w:val="18"/>
                <w:szCs w:val="18"/>
                <w:highlight w:val="none"/>
              </w:rPr>
              <w:t>“四史”</w:t>
            </w:r>
            <w:r>
              <w:rPr>
                <w:rFonts w:hint="eastAsia"/>
                <w:color w:val="000000"/>
                <w:sz w:val="18"/>
                <w:szCs w:val="18"/>
                <w:highlight w:val="none"/>
              </w:rPr>
              <w:t>类</w:t>
            </w:r>
            <w:r>
              <w:rPr>
                <w:color w:val="000000"/>
                <w:sz w:val="18"/>
                <w:szCs w:val="18"/>
                <w:highlight w:val="none"/>
              </w:rPr>
              <w:t>课程</w:t>
            </w:r>
          </w:p>
        </w:tc>
        <w:tc>
          <w:tcPr>
            <w:tcW w:w="574" w:type="dxa"/>
            <w:tcMar>
              <w:left w:w="57" w:type="dxa"/>
              <w:right w:w="57" w:type="dxa"/>
            </w:tcMar>
            <w:vAlign w:val="center"/>
          </w:tcPr>
          <w:p w14:paraId="0AFCC608">
            <w:pPr>
              <w:spacing w:line="240" w:lineRule="exact"/>
              <w:jc w:val="center"/>
              <w:rPr>
                <w:bCs/>
                <w:color w:val="000000" w:themeColor="text1"/>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41BD7882">
            <w:pPr>
              <w:widowControl/>
              <w:spacing w:line="240" w:lineRule="exact"/>
              <w:jc w:val="center"/>
              <w:rPr>
                <w:color w:val="000000" w:themeColor="text1"/>
                <w:kern w:val="0"/>
                <w:sz w:val="18"/>
                <w:szCs w:val="18"/>
                <w:highlight w:val="none"/>
              </w:rPr>
            </w:pPr>
            <w:r>
              <w:rPr>
                <w:color w:val="000000"/>
                <w:kern w:val="0"/>
                <w:sz w:val="18"/>
                <w:szCs w:val="18"/>
                <w:highlight w:val="none"/>
              </w:rPr>
              <w:t>1</w:t>
            </w:r>
          </w:p>
        </w:tc>
        <w:tc>
          <w:tcPr>
            <w:tcW w:w="1988" w:type="dxa"/>
            <w:vAlign w:val="center"/>
          </w:tcPr>
          <w:p w14:paraId="2CF13E16">
            <w:pPr>
              <w:spacing w:line="240" w:lineRule="exact"/>
              <w:jc w:val="center"/>
              <w:rPr>
                <w:bCs/>
                <w:color w:val="000000"/>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2AC6D29D">
            <w:pPr>
              <w:spacing w:line="240" w:lineRule="exact"/>
              <w:jc w:val="center"/>
              <w:rPr>
                <w:color w:val="000000" w:themeColor="text1"/>
                <w:spacing w:val="-6"/>
                <w:sz w:val="18"/>
                <w:szCs w:val="18"/>
                <w:highlight w:val="none"/>
              </w:rPr>
            </w:pPr>
          </w:p>
        </w:tc>
      </w:tr>
      <w:tr w14:paraId="4B41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472BAFC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B3401C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A293E47">
            <w:pPr>
              <w:widowControl/>
              <w:spacing w:line="240" w:lineRule="exact"/>
              <w:rPr>
                <w:color w:val="000000"/>
                <w:sz w:val="18"/>
                <w:szCs w:val="18"/>
                <w:highlight w:val="none"/>
              </w:rPr>
            </w:pPr>
            <w:r>
              <w:rPr>
                <w:rFonts w:hint="eastAsia"/>
                <w:color w:val="000000"/>
                <w:sz w:val="18"/>
                <w:szCs w:val="18"/>
                <w:highlight w:val="none"/>
              </w:rPr>
              <w:t>中华优秀传统文化</w:t>
            </w:r>
          </w:p>
        </w:tc>
        <w:tc>
          <w:tcPr>
            <w:tcW w:w="574" w:type="dxa"/>
            <w:tcMar>
              <w:left w:w="57" w:type="dxa"/>
              <w:right w:w="57" w:type="dxa"/>
            </w:tcMar>
            <w:vAlign w:val="center"/>
          </w:tcPr>
          <w:p w14:paraId="3F7097D8">
            <w:pPr>
              <w:spacing w:line="240" w:lineRule="exact"/>
              <w:jc w:val="center"/>
              <w:rPr>
                <w:bCs/>
                <w:color w:val="000000"/>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3B1D2A0F">
            <w:pPr>
              <w:widowControl/>
              <w:spacing w:line="240" w:lineRule="exact"/>
              <w:jc w:val="center"/>
              <w:rPr>
                <w:color w:val="000000"/>
                <w:kern w:val="0"/>
                <w:sz w:val="18"/>
                <w:szCs w:val="18"/>
                <w:highlight w:val="none"/>
              </w:rPr>
            </w:pPr>
            <w:r>
              <w:rPr>
                <w:rFonts w:hint="eastAsia"/>
                <w:color w:val="000000"/>
                <w:kern w:val="0"/>
                <w:sz w:val="18"/>
                <w:szCs w:val="18"/>
                <w:highlight w:val="none"/>
              </w:rPr>
              <w:t>2</w:t>
            </w:r>
          </w:p>
        </w:tc>
        <w:tc>
          <w:tcPr>
            <w:tcW w:w="1988" w:type="dxa"/>
            <w:vAlign w:val="center"/>
          </w:tcPr>
          <w:p w14:paraId="0237CF8F">
            <w:pPr>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47664096">
            <w:pPr>
              <w:spacing w:line="240" w:lineRule="exact"/>
              <w:jc w:val="center"/>
              <w:rPr>
                <w:color w:val="000000" w:themeColor="text1"/>
                <w:spacing w:val="-6"/>
                <w:sz w:val="18"/>
                <w:szCs w:val="18"/>
                <w:highlight w:val="none"/>
              </w:rPr>
            </w:pPr>
          </w:p>
        </w:tc>
      </w:tr>
      <w:tr w14:paraId="103C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5ACC92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E84ECC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CDF83FF">
            <w:pPr>
              <w:widowControl/>
              <w:spacing w:line="240" w:lineRule="exact"/>
              <w:rPr>
                <w:color w:val="000000" w:themeColor="text1"/>
                <w:kern w:val="0"/>
                <w:sz w:val="18"/>
                <w:szCs w:val="18"/>
                <w:highlight w:val="none"/>
              </w:rPr>
            </w:pPr>
            <w:r>
              <w:rPr>
                <w:color w:val="000000" w:themeColor="text1"/>
                <w:kern w:val="0"/>
                <w:sz w:val="18"/>
                <w:szCs w:val="18"/>
                <w:highlight w:val="none"/>
              </w:rPr>
              <w:t>公共艺术类课程</w:t>
            </w:r>
          </w:p>
        </w:tc>
        <w:tc>
          <w:tcPr>
            <w:tcW w:w="574" w:type="dxa"/>
            <w:tcMar>
              <w:left w:w="57" w:type="dxa"/>
              <w:right w:w="57" w:type="dxa"/>
            </w:tcMar>
            <w:vAlign w:val="center"/>
          </w:tcPr>
          <w:p w14:paraId="2D6B793A">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6046D66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4B62F361">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1B78C922">
            <w:pPr>
              <w:spacing w:line="240" w:lineRule="exact"/>
              <w:jc w:val="center"/>
              <w:rPr>
                <w:color w:val="000000" w:themeColor="text1"/>
                <w:spacing w:val="-6"/>
                <w:sz w:val="18"/>
                <w:szCs w:val="18"/>
                <w:highlight w:val="none"/>
              </w:rPr>
            </w:pPr>
            <w:r>
              <w:rPr>
                <w:color w:val="000000" w:themeColor="text1"/>
                <w:spacing w:val="-6"/>
                <w:sz w:val="18"/>
                <w:szCs w:val="18"/>
                <w:highlight w:val="none"/>
              </w:rPr>
              <w:t>依据公共艺术类通识选修课程清单选修</w:t>
            </w:r>
          </w:p>
        </w:tc>
      </w:tr>
      <w:tr w14:paraId="335E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E8CF80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F838B6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7233DFB">
            <w:pPr>
              <w:widowControl/>
              <w:spacing w:line="240" w:lineRule="exact"/>
              <w:rPr>
                <w:color w:val="000000" w:themeColor="text1"/>
                <w:kern w:val="0"/>
                <w:sz w:val="18"/>
                <w:szCs w:val="18"/>
                <w:highlight w:val="none"/>
              </w:rPr>
            </w:pPr>
            <w:r>
              <w:rPr>
                <w:color w:val="000000"/>
                <w:kern w:val="0"/>
                <w:sz w:val="18"/>
                <w:szCs w:val="18"/>
                <w:highlight w:val="none"/>
              </w:rPr>
              <w:t>美育类实践活动</w:t>
            </w:r>
          </w:p>
        </w:tc>
        <w:tc>
          <w:tcPr>
            <w:tcW w:w="574" w:type="dxa"/>
            <w:tcMar>
              <w:left w:w="57" w:type="dxa"/>
              <w:right w:w="57" w:type="dxa"/>
            </w:tcMar>
            <w:vAlign w:val="center"/>
          </w:tcPr>
          <w:p w14:paraId="6A98D85D">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530436D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46895102">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13A3FE7F">
            <w:pPr>
              <w:spacing w:line="240" w:lineRule="exact"/>
              <w:jc w:val="center"/>
              <w:rPr>
                <w:color w:val="000000"/>
                <w:kern w:val="0"/>
                <w:sz w:val="18"/>
                <w:szCs w:val="18"/>
                <w:highlight w:val="none"/>
              </w:rPr>
            </w:pPr>
            <w:r>
              <w:rPr>
                <w:color w:val="000000"/>
                <w:kern w:val="0"/>
                <w:sz w:val="18"/>
                <w:szCs w:val="18"/>
                <w:highlight w:val="none"/>
              </w:rPr>
              <w:t>在“第二课堂成绩单”中</w:t>
            </w:r>
          </w:p>
          <w:p w14:paraId="3AF48B8C">
            <w:pPr>
              <w:spacing w:line="240" w:lineRule="exact"/>
              <w:jc w:val="center"/>
              <w:rPr>
                <w:color w:val="000000" w:themeColor="text1"/>
                <w:spacing w:val="-6"/>
                <w:sz w:val="18"/>
                <w:szCs w:val="18"/>
                <w:highlight w:val="none"/>
              </w:rPr>
            </w:pPr>
            <w:r>
              <w:rPr>
                <w:color w:val="000000"/>
                <w:kern w:val="0"/>
                <w:sz w:val="18"/>
                <w:szCs w:val="18"/>
                <w:highlight w:val="none"/>
              </w:rPr>
              <w:t>落实</w:t>
            </w:r>
          </w:p>
        </w:tc>
      </w:tr>
      <w:tr w14:paraId="31A3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7330721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0D3E7E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F165FDC">
            <w:pPr>
              <w:widowControl/>
              <w:spacing w:line="240" w:lineRule="exact"/>
              <w:rPr>
                <w:color w:val="000000" w:themeColor="text1"/>
                <w:kern w:val="0"/>
                <w:sz w:val="18"/>
                <w:szCs w:val="18"/>
                <w:highlight w:val="none"/>
              </w:rPr>
            </w:pPr>
            <w:r>
              <w:rPr>
                <w:color w:val="000000"/>
                <w:kern w:val="0"/>
                <w:sz w:val="18"/>
                <w:szCs w:val="18"/>
                <w:highlight w:val="none"/>
              </w:rPr>
              <w:t>劳育类实践课程</w:t>
            </w:r>
          </w:p>
        </w:tc>
        <w:tc>
          <w:tcPr>
            <w:tcW w:w="574" w:type="dxa"/>
            <w:tcMar>
              <w:left w:w="57" w:type="dxa"/>
              <w:right w:w="57" w:type="dxa"/>
            </w:tcMar>
            <w:vAlign w:val="center"/>
          </w:tcPr>
          <w:p w14:paraId="0E01458F">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5C12C90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988" w:type="dxa"/>
            <w:vAlign w:val="center"/>
          </w:tcPr>
          <w:p w14:paraId="0908284D">
            <w:pPr>
              <w:spacing w:line="240" w:lineRule="exact"/>
              <w:jc w:val="center"/>
              <w:rPr>
                <w:color w:val="000000"/>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71496619">
            <w:pPr>
              <w:spacing w:line="240" w:lineRule="exact"/>
              <w:jc w:val="center"/>
              <w:rPr>
                <w:color w:val="000000" w:themeColor="text1"/>
                <w:spacing w:val="-6"/>
                <w:sz w:val="18"/>
                <w:szCs w:val="18"/>
                <w:highlight w:val="none"/>
              </w:rPr>
            </w:pPr>
          </w:p>
        </w:tc>
      </w:tr>
      <w:tr w14:paraId="24FD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69D7998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0E06C1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5C0A85C">
            <w:pPr>
              <w:widowControl/>
              <w:spacing w:line="240" w:lineRule="exact"/>
              <w:rPr>
                <w:color w:val="000000" w:themeColor="text1"/>
                <w:kern w:val="0"/>
                <w:sz w:val="18"/>
                <w:szCs w:val="18"/>
                <w:highlight w:val="none"/>
              </w:rPr>
            </w:pPr>
            <w:r>
              <w:rPr>
                <w:color w:val="000000" w:themeColor="text1"/>
                <w:kern w:val="0"/>
                <w:sz w:val="18"/>
                <w:szCs w:val="18"/>
                <w:highlight w:val="none"/>
              </w:rPr>
              <w:t>拓展英语</w:t>
            </w:r>
            <w:r>
              <w:rPr>
                <w:rFonts w:hint="eastAsia"/>
                <w:color w:val="000000" w:themeColor="text1"/>
                <w:kern w:val="0"/>
                <w:sz w:val="18"/>
                <w:szCs w:val="18"/>
                <w:highlight w:val="none"/>
              </w:rPr>
              <w:t>/</w:t>
            </w:r>
            <w:r>
              <w:rPr>
                <w:color w:val="000000"/>
                <w:kern w:val="0"/>
                <w:sz w:val="18"/>
                <w:szCs w:val="18"/>
                <w:highlight w:val="none"/>
              </w:rPr>
              <w:t>基础英语-2</w:t>
            </w:r>
          </w:p>
        </w:tc>
        <w:tc>
          <w:tcPr>
            <w:tcW w:w="574" w:type="dxa"/>
            <w:tcMar>
              <w:left w:w="57" w:type="dxa"/>
              <w:right w:w="57" w:type="dxa"/>
            </w:tcMar>
            <w:vAlign w:val="center"/>
          </w:tcPr>
          <w:p w14:paraId="204E947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1A8FADF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0309F986">
            <w:pPr>
              <w:spacing w:line="240" w:lineRule="exact"/>
              <w:jc w:val="center"/>
              <w:rPr>
                <w:color w:val="000000"/>
                <w:spacing w:val="-6"/>
                <w:sz w:val="18"/>
                <w:szCs w:val="18"/>
                <w:highlight w:val="none"/>
              </w:rPr>
            </w:pPr>
            <w:r>
              <w:rPr>
                <w:bCs/>
                <w:color w:val="000000" w:themeColor="text1"/>
                <w:kern w:val="0"/>
                <w:sz w:val="18"/>
                <w:szCs w:val="18"/>
                <w:highlight w:val="none"/>
              </w:rPr>
              <w:t>外国语言文学学院</w:t>
            </w:r>
          </w:p>
        </w:tc>
        <w:tc>
          <w:tcPr>
            <w:tcW w:w="2000" w:type="dxa"/>
            <w:tcMar>
              <w:left w:w="0" w:type="dxa"/>
              <w:right w:w="0" w:type="dxa"/>
            </w:tcMar>
            <w:vAlign w:val="center"/>
          </w:tcPr>
          <w:p w14:paraId="51279199">
            <w:pPr>
              <w:spacing w:line="240" w:lineRule="exact"/>
              <w:jc w:val="center"/>
              <w:rPr>
                <w:color w:val="000000"/>
                <w:spacing w:val="-6"/>
                <w:sz w:val="18"/>
                <w:szCs w:val="18"/>
                <w:highlight w:val="none"/>
              </w:rPr>
            </w:pPr>
            <w:r>
              <w:rPr>
                <w:rFonts w:hint="eastAsia"/>
                <w:color w:val="000000"/>
                <w:spacing w:val="-6"/>
                <w:sz w:val="18"/>
                <w:szCs w:val="18"/>
                <w:highlight w:val="none"/>
              </w:rPr>
              <w:t>第一学期通过CET-4，</w:t>
            </w:r>
            <w:r>
              <w:rPr>
                <w:color w:val="000000" w:themeColor="text1"/>
                <w:spacing w:val="-6"/>
                <w:sz w:val="18"/>
                <w:szCs w:val="18"/>
                <w:highlight w:val="none"/>
              </w:rPr>
              <w:t>依据</w:t>
            </w:r>
            <w:r>
              <w:rPr>
                <w:rFonts w:hint="eastAsia"/>
                <w:color w:val="000000" w:themeColor="text1"/>
                <w:spacing w:val="-6"/>
                <w:sz w:val="18"/>
                <w:szCs w:val="18"/>
                <w:highlight w:val="none"/>
              </w:rPr>
              <w:t>拓展英语</w:t>
            </w:r>
            <w:r>
              <w:rPr>
                <w:color w:val="000000" w:themeColor="text1"/>
                <w:kern w:val="0"/>
                <w:sz w:val="18"/>
                <w:szCs w:val="18"/>
                <w:highlight w:val="none"/>
              </w:rPr>
              <w:t>课程清单选修</w:t>
            </w:r>
            <w:r>
              <w:rPr>
                <w:rFonts w:hint="eastAsia"/>
                <w:color w:val="000000" w:themeColor="text1"/>
                <w:kern w:val="0"/>
                <w:sz w:val="18"/>
                <w:szCs w:val="18"/>
                <w:highlight w:val="none"/>
              </w:rPr>
              <w:t>4学分</w:t>
            </w:r>
            <w:r>
              <w:rPr>
                <w:rFonts w:hint="eastAsia"/>
                <w:color w:val="000000"/>
                <w:spacing w:val="-6"/>
                <w:sz w:val="18"/>
                <w:szCs w:val="18"/>
                <w:highlight w:val="none"/>
              </w:rPr>
              <w:t>拓展英语；第一学期未通过CET-</w:t>
            </w:r>
            <w:r>
              <w:rPr>
                <w:color w:val="000000"/>
                <w:spacing w:val="-6"/>
                <w:sz w:val="18"/>
                <w:szCs w:val="18"/>
                <w:highlight w:val="none"/>
              </w:rPr>
              <w:t>4</w:t>
            </w:r>
            <w:r>
              <w:rPr>
                <w:rFonts w:hint="eastAsia"/>
                <w:color w:val="000000"/>
                <w:spacing w:val="-6"/>
                <w:sz w:val="18"/>
                <w:szCs w:val="18"/>
                <w:highlight w:val="none"/>
              </w:rPr>
              <w:t>，须选修“基础英语-2”</w:t>
            </w:r>
          </w:p>
        </w:tc>
      </w:tr>
      <w:tr w14:paraId="100C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0B7D020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C5B8D0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C72CD90">
            <w:pPr>
              <w:widowControl/>
              <w:spacing w:line="240" w:lineRule="exact"/>
              <w:rPr>
                <w:color w:val="000000" w:themeColor="text1"/>
                <w:kern w:val="0"/>
                <w:sz w:val="18"/>
                <w:szCs w:val="18"/>
                <w:highlight w:val="none"/>
              </w:rPr>
            </w:pPr>
            <w:r>
              <w:rPr>
                <w:color w:val="000000" w:themeColor="text1"/>
                <w:kern w:val="0"/>
                <w:sz w:val="18"/>
                <w:szCs w:val="18"/>
                <w:highlight w:val="none"/>
              </w:rPr>
              <w:t>人文社科类课程</w:t>
            </w:r>
          </w:p>
        </w:tc>
        <w:tc>
          <w:tcPr>
            <w:tcW w:w="574" w:type="dxa"/>
            <w:tcMar>
              <w:left w:w="57" w:type="dxa"/>
              <w:right w:w="57" w:type="dxa"/>
            </w:tcMar>
            <w:vAlign w:val="center"/>
          </w:tcPr>
          <w:p w14:paraId="6A334FDD">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B05864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73793C51">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3C6F8EA3">
            <w:pPr>
              <w:spacing w:line="240" w:lineRule="exact"/>
              <w:jc w:val="center"/>
              <w:rPr>
                <w:color w:val="000000" w:themeColor="text1"/>
                <w:spacing w:val="-6"/>
                <w:sz w:val="18"/>
                <w:szCs w:val="18"/>
                <w:highlight w:val="none"/>
              </w:rPr>
            </w:pPr>
            <w:r>
              <w:rPr>
                <w:color w:val="000000" w:themeColor="text1"/>
                <w:spacing w:val="-6"/>
                <w:sz w:val="18"/>
                <w:szCs w:val="18"/>
                <w:highlight w:val="none"/>
              </w:rPr>
              <w:t>依据</w:t>
            </w:r>
            <w:r>
              <w:rPr>
                <w:color w:val="000000" w:themeColor="text1"/>
                <w:kern w:val="0"/>
                <w:sz w:val="18"/>
                <w:szCs w:val="18"/>
                <w:highlight w:val="none"/>
              </w:rPr>
              <w:t>人文社科类通识选修课程清单选修</w:t>
            </w:r>
          </w:p>
        </w:tc>
      </w:tr>
      <w:tr w14:paraId="1CF5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22" w:type="dxa"/>
            <w:vMerge w:val="continue"/>
            <w:tcMar>
              <w:left w:w="57" w:type="dxa"/>
              <w:right w:w="57" w:type="dxa"/>
            </w:tcMar>
            <w:vAlign w:val="center"/>
          </w:tcPr>
          <w:p w14:paraId="5057C6E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B4941D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1EB3C25">
            <w:pPr>
              <w:widowControl/>
              <w:spacing w:line="240" w:lineRule="exact"/>
              <w:rPr>
                <w:color w:val="000000" w:themeColor="text1"/>
                <w:kern w:val="0"/>
                <w:sz w:val="18"/>
                <w:szCs w:val="18"/>
                <w:highlight w:val="none"/>
              </w:rPr>
            </w:pPr>
            <w:r>
              <w:rPr>
                <w:color w:val="000000" w:themeColor="text1"/>
                <w:kern w:val="0"/>
                <w:sz w:val="18"/>
                <w:szCs w:val="18"/>
                <w:highlight w:val="none"/>
              </w:rPr>
              <w:t>自然科学类课程</w:t>
            </w:r>
          </w:p>
        </w:tc>
        <w:tc>
          <w:tcPr>
            <w:tcW w:w="574" w:type="dxa"/>
            <w:tcMar>
              <w:left w:w="57" w:type="dxa"/>
              <w:right w:w="57" w:type="dxa"/>
            </w:tcMar>
            <w:vAlign w:val="center"/>
          </w:tcPr>
          <w:p w14:paraId="08680385">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445AF73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35A5DD87">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65C9C57F">
            <w:pPr>
              <w:spacing w:line="240" w:lineRule="exact"/>
              <w:jc w:val="center"/>
              <w:rPr>
                <w:color w:val="000000" w:themeColor="text1"/>
                <w:spacing w:val="-6"/>
                <w:sz w:val="18"/>
                <w:szCs w:val="18"/>
                <w:highlight w:val="none"/>
              </w:rPr>
            </w:pPr>
            <w:r>
              <w:rPr>
                <w:color w:val="000000" w:themeColor="text1"/>
                <w:kern w:val="0"/>
                <w:sz w:val="18"/>
                <w:szCs w:val="18"/>
                <w:highlight w:val="none"/>
              </w:rPr>
              <w:t>依据自然科学类通识选修课程清单选修</w:t>
            </w:r>
          </w:p>
        </w:tc>
      </w:tr>
      <w:tr w14:paraId="65D9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restart"/>
            <w:tcMar>
              <w:left w:w="57" w:type="dxa"/>
              <w:right w:w="57" w:type="dxa"/>
            </w:tcMar>
            <w:vAlign w:val="center"/>
          </w:tcPr>
          <w:p w14:paraId="140A063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专业教育</w:t>
            </w:r>
          </w:p>
          <w:p w14:paraId="58D4AC58">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9</w:t>
            </w:r>
            <w:r>
              <w:rPr>
                <w:rFonts w:hint="eastAsia"/>
                <w:bCs/>
                <w:color w:val="000000" w:themeColor="text1"/>
                <w:kern w:val="0"/>
                <w:sz w:val="18"/>
                <w:szCs w:val="18"/>
                <w:highlight w:val="none"/>
                <w:lang w:val="en-US" w:eastAsia="zh-CN"/>
              </w:rPr>
              <w:t>6</w:t>
            </w:r>
          </w:p>
          <w:p w14:paraId="57B341DE">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1AC8E694">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1440E5D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0B03B3EB">
            <w:pPr>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85</w:t>
            </w:r>
          </w:p>
          <w:p w14:paraId="78799751">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32F83545">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292738AD">
            <w:pPr>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11</w:t>
            </w:r>
          </w:p>
          <w:p w14:paraId="5B285A17">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73AFB14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w:t>
            </w:r>
          </w:p>
          <w:p w14:paraId="17DA86D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基础</w:t>
            </w:r>
          </w:p>
          <w:p w14:paraId="07B46B4C">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26</w:t>
            </w:r>
          </w:p>
          <w:p w14:paraId="7BB7007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1A203741">
            <w:pPr>
              <w:spacing w:line="240" w:lineRule="exact"/>
              <w:rPr>
                <w:color w:val="000000" w:themeColor="text1"/>
                <w:sz w:val="18"/>
                <w:szCs w:val="18"/>
                <w:highlight w:val="none"/>
              </w:rPr>
            </w:pPr>
            <w:r>
              <w:rPr>
                <w:kern w:val="0"/>
                <w:sz w:val="18"/>
                <w:szCs w:val="18"/>
                <w:highlight w:val="none"/>
              </w:rPr>
              <w:t>高等数学A-1</w:t>
            </w:r>
          </w:p>
        </w:tc>
        <w:tc>
          <w:tcPr>
            <w:tcW w:w="574" w:type="dxa"/>
            <w:tcMar>
              <w:left w:w="57" w:type="dxa"/>
              <w:right w:w="57" w:type="dxa"/>
            </w:tcMar>
            <w:vAlign w:val="center"/>
          </w:tcPr>
          <w:p w14:paraId="49971CE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44E014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p>
        </w:tc>
        <w:tc>
          <w:tcPr>
            <w:tcW w:w="1988" w:type="dxa"/>
            <w:vAlign w:val="center"/>
          </w:tcPr>
          <w:p w14:paraId="1D019637">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28DA7CCE">
            <w:pPr>
              <w:widowControl/>
              <w:spacing w:line="240" w:lineRule="exact"/>
              <w:jc w:val="center"/>
              <w:rPr>
                <w:bCs/>
                <w:color w:val="000000" w:themeColor="text1"/>
                <w:kern w:val="0"/>
                <w:sz w:val="18"/>
                <w:szCs w:val="18"/>
                <w:highlight w:val="none"/>
              </w:rPr>
            </w:pPr>
          </w:p>
        </w:tc>
      </w:tr>
      <w:tr w14:paraId="218C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77F0212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6FC3E3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53E2A64">
            <w:pPr>
              <w:spacing w:line="240" w:lineRule="exact"/>
              <w:rPr>
                <w:color w:val="000000" w:themeColor="text1"/>
                <w:sz w:val="18"/>
                <w:szCs w:val="18"/>
                <w:highlight w:val="none"/>
              </w:rPr>
            </w:pPr>
            <w:r>
              <w:rPr>
                <w:kern w:val="0"/>
                <w:sz w:val="18"/>
                <w:szCs w:val="18"/>
                <w:highlight w:val="none"/>
              </w:rPr>
              <w:t>高等数学A-2</w:t>
            </w:r>
          </w:p>
        </w:tc>
        <w:tc>
          <w:tcPr>
            <w:tcW w:w="574" w:type="dxa"/>
            <w:tcMar>
              <w:left w:w="57" w:type="dxa"/>
              <w:right w:w="57" w:type="dxa"/>
            </w:tcMar>
            <w:vAlign w:val="center"/>
          </w:tcPr>
          <w:p w14:paraId="62F2EC4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321F9C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p>
        </w:tc>
        <w:tc>
          <w:tcPr>
            <w:tcW w:w="1988" w:type="dxa"/>
            <w:vAlign w:val="center"/>
          </w:tcPr>
          <w:p w14:paraId="6149FA1E">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0EC3E2E0">
            <w:pPr>
              <w:widowControl/>
              <w:spacing w:line="240" w:lineRule="exact"/>
              <w:jc w:val="center"/>
              <w:rPr>
                <w:bCs/>
                <w:color w:val="000000" w:themeColor="text1"/>
                <w:kern w:val="0"/>
                <w:sz w:val="18"/>
                <w:szCs w:val="18"/>
                <w:highlight w:val="none"/>
              </w:rPr>
            </w:pPr>
          </w:p>
        </w:tc>
      </w:tr>
      <w:tr w14:paraId="37D3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3C8689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5299CE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8B9434F">
            <w:pPr>
              <w:spacing w:line="240" w:lineRule="exact"/>
              <w:rPr>
                <w:color w:val="000000" w:themeColor="text1"/>
                <w:sz w:val="18"/>
                <w:szCs w:val="18"/>
                <w:highlight w:val="none"/>
              </w:rPr>
            </w:pPr>
            <w:r>
              <w:rPr>
                <w:rFonts w:eastAsiaTheme="minorEastAsia"/>
                <w:sz w:val="18"/>
                <w:szCs w:val="18"/>
                <w:highlight w:val="none"/>
              </w:rPr>
              <w:t>线性代数</w:t>
            </w:r>
          </w:p>
        </w:tc>
        <w:tc>
          <w:tcPr>
            <w:tcW w:w="574" w:type="dxa"/>
            <w:tcMar>
              <w:left w:w="57" w:type="dxa"/>
              <w:right w:w="57" w:type="dxa"/>
            </w:tcMar>
            <w:vAlign w:val="center"/>
          </w:tcPr>
          <w:p w14:paraId="0ABE4BC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7C82BA7">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988" w:type="dxa"/>
            <w:vAlign w:val="center"/>
          </w:tcPr>
          <w:p w14:paraId="7E825CD3">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1B01A799">
            <w:pPr>
              <w:widowControl/>
              <w:spacing w:line="240" w:lineRule="exact"/>
              <w:jc w:val="center"/>
              <w:rPr>
                <w:bCs/>
                <w:color w:val="000000" w:themeColor="text1"/>
                <w:kern w:val="0"/>
                <w:sz w:val="18"/>
                <w:szCs w:val="18"/>
                <w:highlight w:val="none"/>
              </w:rPr>
            </w:pPr>
          </w:p>
        </w:tc>
      </w:tr>
      <w:tr w14:paraId="0F9C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1C085D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63C9EA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984FA38">
            <w:pPr>
              <w:spacing w:line="240" w:lineRule="exact"/>
              <w:rPr>
                <w:color w:val="000000" w:themeColor="text1"/>
                <w:sz w:val="18"/>
                <w:szCs w:val="18"/>
                <w:highlight w:val="none"/>
              </w:rPr>
            </w:pPr>
            <w:r>
              <w:rPr>
                <w:rFonts w:eastAsiaTheme="minorEastAsia"/>
                <w:sz w:val="18"/>
                <w:szCs w:val="18"/>
                <w:highlight w:val="none"/>
              </w:rPr>
              <w:t>概率统计</w:t>
            </w:r>
          </w:p>
        </w:tc>
        <w:tc>
          <w:tcPr>
            <w:tcW w:w="574" w:type="dxa"/>
            <w:tcMar>
              <w:left w:w="57" w:type="dxa"/>
              <w:right w:w="57" w:type="dxa"/>
            </w:tcMar>
            <w:vAlign w:val="center"/>
          </w:tcPr>
          <w:p w14:paraId="290DE98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E79AA2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988" w:type="dxa"/>
            <w:vAlign w:val="center"/>
          </w:tcPr>
          <w:p w14:paraId="5BC0EB94">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7C4C77D2">
            <w:pPr>
              <w:widowControl/>
              <w:spacing w:line="240" w:lineRule="exact"/>
              <w:jc w:val="center"/>
              <w:rPr>
                <w:bCs/>
                <w:color w:val="000000" w:themeColor="text1"/>
                <w:kern w:val="0"/>
                <w:sz w:val="18"/>
                <w:szCs w:val="18"/>
                <w:highlight w:val="none"/>
              </w:rPr>
            </w:pPr>
          </w:p>
        </w:tc>
      </w:tr>
      <w:tr w14:paraId="380D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C04984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5EBD8E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B7045BD">
            <w:pPr>
              <w:spacing w:line="240" w:lineRule="exact"/>
              <w:rPr>
                <w:color w:val="000000" w:themeColor="text1"/>
                <w:sz w:val="18"/>
                <w:szCs w:val="18"/>
                <w:highlight w:val="none"/>
              </w:rPr>
            </w:pPr>
            <w:r>
              <w:rPr>
                <w:kern w:val="0"/>
                <w:sz w:val="18"/>
                <w:szCs w:val="18"/>
                <w:highlight w:val="none"/>
              </w:rPr>
              <w:t>大学物理</w:t>
            </w:r>
            <w:r>
              <w:rPr>
                <w:rFonts w:hint="eastAsia"/>
                <w:kern w:val="0"/>
                <w:sz w:val="18"/>
                <w:szCs w:val="18"/>
                <w:highlight w:val="none"/>
              </w:rPr>
              <w:t>B</w:t>
            </w:r>
            <w:r>
              <w:rPr>
                <w:kern w:val="0"/>
                <w:sz w:val="18"/>
                <w:szCs w:val="18"/>
                <w:highlight w:val="none"/>
              </w:rPr>
              <w:t>-1</w:t>
            </w:r>
          </w:p>
        </w:tc>
        <w:tc>
          <w:tcPr>
            <w:tcW w:w="574" w:type="dxa"/>
            <w:tcMar>
              <w:left w:w="57" w:type="dxa"/>
              <w:right w:w="57" w:type="dxa"/>
            </w:tcMar>
            <w:vAlign w:val="center"/>
          </w:tcPr>
          <w:p w14:paraId="306188D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34DAA0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988" w:type="dxa"/>
            <w:vAlign w:val="center"/>
          </w:tcPr>
          <w:p w14:paraId="521C2FCD">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5EE6C4D1">
            <w:pPr>
              <w:widowControl/>
              <w:spacing w:line="240" w:lineRule="exact"/>
              <w:jc w:val="center"/>
              <w:rPr>
                <w:bCs/>
                <w:color w:val="000000" w:themeColor="text1"/>
                <w:kern w:val="0"/>
                <w:sz w:val="18"/>
                <w:szCs w:val="18"/>
                <w:highlight w:val="none"/>
              </w:rPr>
            </w:pPr>
          </w:p>
        </w:tc>
      </w:tr>
      <w:tr w14:paraId="775B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0DE63A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72BB2E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9B65E9E">
            <w:pPr>
              <w:spacing w:line="240" w:lineRule="exact"/>
              <w:rPr>
                <w:color w:val="000000" w:themeColor="text1"/>
                <w:sz w:val="18"/>
                <w:szCs w:val="18"/>
                <w:highlight w:val="none"/>
              </w:rPr>
            </w:pPr>
            <w:r>
              <w:rPr>
                <w:kern w:val="0"/>
                <w:sz w:val="18"/>
                <w:szCs w:val="18"/>
                <w:highlight w:val="none"/>
              </w:rPr>
              <w:t>大学物理</w:t>
            </w:r>
            <w:r>
              <w:rPr>
                <w:rFonts w:hint="eastAsia"/>
                <w:kern w:val="0"/>
                <w:sz w:val="18"/>
                <w:szCs w:val="18"/>
                <w:highlight w:val="none"/>
              </w:rPr>
              <w:t>B</w:t>
            </w:r>
            <w:r>
              <w:rPr>
                <w:kern w:val="0"/>
                <w:sz w:val="18"/>
                <w:szCs w:val="18"/>
                <w:highlight w:val="none"/>
              </w:rPr>
              <w:t>-2</w:t>
            </w:r>
          </w:p>
        </w:tc>
        <w:tc>
          <w:tcPr>
            <w:tcW w:w="574" w:type="dxa"/>
            <w:tcMar>
              <w:left w:w="57" w:type="dxa"/>
              <w:right w:w="57" w:type="dxa"/>
            </w:tcMar>
            <w:vAlign w:val="center"/>
          </w:tcPr>
          <w:p w14:paraId="2F22EB3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B13761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988" w:type="dxa"/>
            <w:vAlign w:val="center"/>
          </w:tcPr>
          <w:p w14:paraId="79A1CFD1">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4C69DF1E">
            <w:pPr>
              <w:widowControl/>
              <w:spacing w:line="240" w:lineRule="exact"/>
              <w:jc w:val="center"/>
              <w:rPr>
                <w:bCs/>
                <w:color w:val="000000" w:themeColor="text1"/>
                <w:kern w:val="0"/>
                <w:sz w:val="18"/>
                <w:szCs w:val="18"/>
                <w:highlight w:val="none"/>
              </w:rPr>
            </w:pPr>
          </w:p>
        </w:tc>
      </w:tr>
      <w:tr w14:paraId="734B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277198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363CC9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17A5E20">
            <w:pPr>
              <w:spacing w:line="240" w:lineRule="exact"/>
              <w:rPr>
                <w:color w:val="000000" w:themeColor="text1"/>
                <w:sz w:val="18"/>
                <w:szCs w:val="18"/>
                <w:highlight w:val="none"/>
              </w:rPr>
            </w:pPr>
            <w:r>
              <w:rPr>
                <w:kern w:val="0"/>
                <w:sz w:val="18"/>
                <w:szCs w:val="18"/>
                <w:highlight w:val="none"/>
              </w:rPr>
              <w:t>大学物理实验</w:t>
            </w:r>
            <w:r>
              <w:rPr>
                <w:rFonts w:hint="eastAsia"/>
                <w:kern w:val="0"/>
                <w:sz w:val="18"/>
                <w:szCs w:val="18"/>
                <w:highlight w:val="none"/>
              </w:rPr>
              <w:t>B</w:t>
            </w:r>
          </w:p>
        </w:tc>
        <w:tc>
          <w:tcPr>
            <w:tcW w:w="574" w:type="dxa"/>
            <w:tcMar>
              <w:left w:w="57" w:type="dxa"/>
              <w:right w:w="57" w:type="dxa"/>
            </w:tcMar>
            <w:vAlign w:val="center"/>
          </w:tcPr>
          <w:p w14:paraId="10A58F8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2A2247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p>
        </w:tc>
        <w:tc>
          <w:tcPr>
            <w:tcW w:w="1988" w:type="dxa"/>
            <w:vAlign w:val="center"/>
          </w:tcPr>
          <w:p w14:paraId="00E7DC1A">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63BFFB92">
            <w:pPr>
              <w:widowControl/>
              <w:spacing w:line="240" w:lineRule="exact"/>
              <w:jc w:val="center"/>
              <w:rPr>
                <w:bCs/>
                <w:color w:val="000000" w:themeColor="text1"/>
                <w:kern w:val="0"/>
                <w:sz w:val="18"/>
                <w:szCs w:val="18"/>
                <w:highlight w:val="none"/>
              </w:rPr>
            </w:pPr>
          </w:p>
        </w:tc>
      </w:tr>
      <w:tr w14:paraId="778B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F205F8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AFA124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F556AD4">
            <w:pPr>
              <w:spacing w:line="240" w:lineRule="exact"/>
              <w:rPr>
                <w:color w:val="000000" w:themeColor="text1"/>
                <w:sz w:val="18"/>
                <w:szCs w:val="18"/>
                <w:highlight w:val="none"/>
              </w:rPr>
            </w:pPr>
            <w:r>
              <w:rPr>
                <w:rFonts w:hint="eastAsia"/>
                <w:kern w:val="0"/>
                <w:sz w:val="18"/>
                <w:szCs w:val="18"/>
                <w:highlight w:val="none"/>
              </w:rPr>
              <w:t>科技文献检索与应用</w:t>
            </w:r>
          </w:p>
        </w:tc>
        <w:tc>
          <w:tcPr>
            <w:tcW w:w="574" w:type="dxa"/>
            <w:tcMar>
              <w:left w:w="57" w:type="dxa"/>
              <w:right w:w="57" w:type="dxa"/>
            </w:tcMar>
            <w:vAlign w:val="center"/>
          </w:tcPr>
          <w:p w14:paraId="746083B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F5DDA3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p>
        </w:tc>
        <w:tc>
          <w:tcPr>
            <w:tcW w:w="1988" w:type="dxa"/>
            <w:vAlign w:val="center"/>
          </w:tcPr>
          <w:p w14:paraId="48AC50ED">
            <w:pPr>
              <w:widowControl/>
              <w:spacing w:line="240" w:lineRule="exact"/>
              <w:jc w:val="center"/>
              <w:rPr>
                <w:bCs/>
                <w:color w:val="000000" w:themeColor="text1"/>
                <w:kern w:val="0"/>
                <w:sz w:val="18"/>
                <w:szCs w:val="18"/>
                <w:highlight w:val="none"/>
              </w:rPr>
            </w:pPr>
            <w:r>
              <w:rPr>
                <w:rFonts w:hint="eastAsia"/>
                <w:color w:val="000000"/>
                <w:kern w:val="0"/>
                <w:sz w:val="18"/>
                <w:szCs w:val="18"/>
                <w:highlight w:val="none"/>
              </w:rPr>
              <w:t>图书馆</w:t>
            </w:r>
          </w:p>
        </w:tc>
        <w:tc>
          <w:tcPr>
            <w:tcW w:w="2000" w:type="dxa"/>
            <w:tcMar>
              <w:left w:w="0" w:type="dxa"/>
              <w:right w:w="0" w:type="dxa"/>
            </w:tcMar>
            <w:vAlign w:val="center"/>
          </w:tcPr>
          <w:p w14:paraId="00EB2C70">
            <w:pPr>
              <w:widowControl/>
              <w:spacing w:line="240" w:lineRule="exact"/>
              <w:jc w:val="center"/>
              <w:rPr>
                <w:bCs/>
                <w:color w:val="000000" w:themeColor="text1"/>
                <w:kern w:val="0"/>
                <w:sz w:val="18"/>
                <w:szCs w:val="18"/>
                <w:highlight w:val="none"/>
              </w:rPr>
            </w:pPr>
          </w:p>
        </w:tc>
      </w:tr>
      <w:tr w14:paraId="17C3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319313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02D0BB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881CDD4">
            <w:pPr>
              <w:spacing w:line="240" w:lineRule="exact"/>
              <w:rPr>
                <w:color w:val="000000" w:themeColor="text1"/>
                <w:sz w:val="18"/>
                <w:szCs w:val="18"/>
                <w:highlight w:val="none"/>
              </w:rPr>
            </w:pPr>
            <w:r>
              <w:rPr>
                <w:kern w:val="0"/>
                <w:sz w:val="18"/>
                <w:szCs w:val="18"/>
                <w:highlight w:val="none"/>
              </w:rPr>
              <w:t>工程项目管理</w:t>
            </w:r>
          </w:p>
        </w:tc>
        <w:tc>
          <w:tcPr>
            <w:tcW w:w="574" w:type="dxa"/>
            <w:tcMar>
              <w:left w:w="57" w:type="dxa"/>
              <w:right w:w="57" w:type="dxa"/>
            </w:tcMar>
            <w:vAlign w:val="center"/>
          </w:tcPr>
          <w:p w14:paraId="631C272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FA57696">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988" w:type="dxa"/>
            <w:vAlign w:val="center"/>
          </w:tcPr>
          <w:p w14:paraId="0500D5EA">
            <w:pPr>
              <w:widowControl/>
              <w:spacing w:line="240" w:lineRule="exact"/>
              <w:jc w:val="center"/>
              <w:rPr>
                <w:bCs/>
                <w:color w:val="000000" w:themeColor="text1"/>
                <w:kern w:val="0"/>
                <w:sz w:val="18"/>
                <w:szCs w:val="18"/>
                <w:highlight w:val="none"/>
              </w:rPr>
            </w:pPr>
            <w:r>
              <w:rPr>
                <w:color w:val="000000"/>
                <w:kern w:val="0"/>
                <w:sz w:val="18"/>
                <w:szCs w:val="18"/>
                <w:highlight w:val="none"/>
              </w:rPr>
              <w:t>经济与管理学院</w:t>
            </w:r>
          </w:p>
        </w:tc>
        <w:tc>
          <w:tcPr>
            <w:tcW w:w="2000" w:type="dxa"/>
            <w:tcMar>
              <w:left w:w="0" w:type="dxa"/>
              <w:right w:w="0" w:type="dxa"/>
            </w:tcMar>
            <w:vAlign w:val="center"/>
          </w:tcPr>
          <w:p w14:paraId="153B9F1E">
            <w:pPr>
              <w:widowControl/>
              <w:spacing w:line="240" w:lineRule="exact"/>
              <w:jc w:val="center"/>
              <w:rPr>
                <w:bCs/>
                <w:color w:val="000000" w:themeColor="text1"/>
                <w:kern w:val="0"/>
                <w:sz w:val="18"/>
                <w:szCs w:val="18"/>
                <w:highlight w:val="none"/>
              </w:rPr>
            </w:pPr>
          </w:p>
        </w:tc>
      </w:tr>
      <w:tr w14:paraId="3EA9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9BE7323">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2F49C03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专业必修5</w:t>
            </w:r>
            <w:r>
              <w:rPr>
                <w:bCs/>
                <w:color w:val="000000" w:themeColor="text1"/>
                <w:kern w:val="0"/>
                <w:sz w:val="18"/>
                <w:szCs w:val="18"/>
                <w:highlight w:val="none"/>
              </w:rPr>
              <w:t>9</w:t>
            </w:r>
          </w:p>
          <w:p w14:paraId="7329C82E">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学分</w:t>
            </w:r>
          </w:p>
        </w:tc>
        <w:tc>
          <w:tcPr>
            <w:tcW w:w="1996" w:type="dxa"/>
            <w:tcMar>
              <w:left w:w="57" w:type="dxa"/>
              <w:right w:w="57" w:type="dxa"/>
            </w:tcMar>
            <w:vAlign w:val="center"/>
          </w:tcPr>
          <w:p w14:paraId="0661B800">
            <w:pPr>
              <w:spacing w:line="240" w:lineRule="exact"/>
              <w:rPr>
                <w:color w:val="000000" w:themeColor="text1"/>
                <w:sz w:val="18"/>
                <w:szCs w:val="18"/>
                <w:highlight w:val="none"/>
              </w:rPr>
            </w:pPr>
            <w:r>
              <w:rPr>
                <w:rFonts w:eastAsiaTheme="minorEastAsia"/>
                <w:sz w:val="18"/>
                <w:szCs w:val="18"/>
                <w:highlight w:val="none"/>
              </w:rPr>
              <w:t>高级程序设计</w:t>
            </w:r>
          </w:p>
        </w:tc>
        <w:tc>
          <w:tcPr>
            <w:tcW w:w="574" w:type="dxa"/>
            <w:tcMar>
              <w:left w:w="57" w:type="dxa"/>
              <w:right w:w="57" w:type="dxa"/>
            </w:tcMar>
            <w:vAlign w:val="center"/>
          </w:tcPr>
          <w:p w14:paraId="6E3D8E33">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B1580B8">
            <w:pPr>
              <w:widowControl/>
              <w:spacing w:line="240" w:lineRule="exact"/>
              <w:jc w:val="center"/>
              <w:rPr>
                <w:bCs/>
                <w:color w:val="000000" w:themeColor="text1"/>
                <w:kern w:val="0"/>
                <w:sz w:val="18"/>
                <w:szCs w:val="18"/>
                <w:highlight w:val="none"/>
              </w:rPr>
            </w:pPr>
            <w:r>
              <w:rPr>
                <w:rFonts w:eastAsiaTheme="minorEastAsia"/>
                <w:sz w:val="18"/>
                <w:szCs w:val="18"/>
                <w:highlight w:val="none"/>
              </w:rPr>
              <w:t>2</w:t>
            </w:r>
          </w:p>
        </w:tc>
        <w:tc>
          <w:tcPr>
            <w:tcW w:w="1988" w:type="dxa"/>
            <w:vAlign w:val="center"/>
          </w:tcPr>
          <w:p w14:paraId="1B47528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6F80D428">
            <w:pPr>
              <w:widowControl/>
              <w:spacing w:line="240" w:lineRule="exact"/>
              <w:jc w:val="center"/>
              <w:rPr>
                <w:bCs/>
                <w:color w:val="000000" w:themeColor="text1"/>
                <w:kern w:val="0"/>
                <w:sz w:val="18"/>
                <w:szCs w:val="18"/>
                <w:highlight w:val="none"/>
              </w:rPr>
            </w:pPr>
          </w:p>
        </w:tc>
      </w:tr>
      <w:tr w14:paraId="2FE9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783F86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C7E007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C979CC7">
            <w:pPr>
              <w:spacing w:line="240" w:lineRule="exact"/>
              <w:rPr>
                <w:color w:val="000000" w:themeColor="text1"/>
                <w:sz w:val="18"/>
                <w:szCs w:val="18"/>
                <w:highlight w:val="none"/>
              </w:rPr>
            </w:pPr>
            <w:r>
              <w:rPr>
                <w:rFonts w:eastAsiaTheme="minorEastAsia"/>
                <w:sz w:val="18"/>
                <w:szCs w:val="18"/>
                <w:highlight w:val="none"/>
              </w:rPr>
              <w:t>数据结构与算法</w:t>
            </w:r>
          </w:p>
        </w:tc>
        <w:tc>
          <w:tcPr>
            <w:tcW w:w="574" w:type="dxa"/>
            <w:tcMar>
              <w:left w:w="57" w:type="dxa"/>
              <w:right w:w="57" w:type="dxa"/>
            </w:tcMar>
            <w:vAlign w:val="center"/>
          </w:tcPr>
          <w:p w14:paraId="0044ED15">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11A8B32">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089DFB1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036B63D4">
            <w:pPr>
              <w:widowControl/>
              <w:spacing w:line="240" w:lineRule="exact"/>
              <w:jc w:val="center"/>
              <w:rPr>
                <w:bCs/>
                <w:color w:val="000000" w:themeColor="text1"/>
                <w:kern w:val="0"/>
                <w:sz w:val="18"/>
                <w:szCs w:val="18"/>
                <w:highlight w:val="none"/>
              </w:rPr>
            </w:pPr>
          </w:p>
        </w:tc>
      </w:tr>
      <w:tr w14:paraId="76E2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D4E669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01A8D5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6132A01">
            <w:pPr>
              <w:spacing w:line="240" w:lineRule="exact"/>
              <w:rPr>
                <w:color w:val="000000" w:themeColor="text1"/>
                <w:sz w:val="18"/>
                <w:szCs w:val="18"/>
                <w:highlight w:val="none"/>
              </w:rPr>
            </w:pPr>
            <w:r>
              <w:rPr>
                <w:rFonts w:eastAsiaTheme="minorEastAsia"/>
                <w:sz w:val="18"/>
                <w:szCs w:val="18"/>
                <w:highlight w:val="none"/>
              </w:rPr>
              <w:t>离散数学</w:t>
            </w:r>
          </w:p>
        </w:tc>
        <w:tc>
          <w:tcPr>
            <w:tcW w:w="574" w:type="dxa"/>
            <w:tcMar>
              <w:left w:w="57" w:type="dxa"/>
              <w:right w:w="57" w:type="dxa"/>
            </w:tcMar>
            <w:vAlign w:val="center"/>
          </w:tcPr>
          <w:p w14:paraId="019FE387">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6F6C4181">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7E058C2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1AEA7BF1">
            <w:pPr>
              <w:widowControl/>
              <w:spacing w:line="240" w:lineRule="exact"/>
              <w:jc w:val="center"/>
              <w:rPr>
                <w:bCs/>
                <w:color w:val="000000" w:themeColor="text1"/>
                <w:kern w:val="0"/>
                <w:sz w:val="18"/>
                <w:szCs w:val="18"/>
                <w:highlight w:val="none"/>
              </w:rPr>
            </w:pPr>
          </w:p>
        </w:tc>
      </w:tr>
      <w:tr w14:paraId="33D6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5782D9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D7D8F8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A6BAD56">
            <w:pPr>
              <w:spacing w:line="240" w:lineRule="exact"/>
              <w:rPr>
                <w:color w:val="000000" w:themeColor="text1"/>
                <w:sz w:val="18"/>
                <w:szCs w:val="18"/>
                <w:highlight w:val="none"/>
              </w:rPr>
            </w:pPr>
            <w:r>
              <w:rPr>
                <w:rFonts w:eastAsiaTheme="minorEastAsia"/>
                <w:sz w:val="18"/>
                <w:szCs w:val="18"/>
                <w:highlight w:val="none"/>
              </w:rPr>
              <w:t>数据库原理及应用开发</w:t>
            </w:r>
          </w:p>
        </w:tc>
        <w:tc>
          <w:tcPr>
            <w:tcW w:w="574" w:type="dxa"/>
            <w:tcMar>
              <w:left w:w="57" w:type="dxa"/>
              <w:right w:w="57" w:type="dxa"/>
            </w:tcMar>
            <w:vAlign w:val="center"/>
          </w:tcPr>
          <w:p w14:paraId="77D12EE3">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2E0C3D05">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666A0B3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DAEAB68">
            <w:pPr>
              <w:widowControl/>
              <w:spacing w:line="240" w:lineRule="exact"/>
              <w:jc w:val="center"/>
              <w:rPr>
                <w:bCs/>
                <w:color w:val="000000" w:themeColor="text1"/>
                <w:kern w:val="0"/>
                <w:sz w:val="18"/>
                <w:szCs w:val="18"/>
                <w:highlight w:val="none"/>
              </w:rPr>
            </w:pPr>
          </w:p>
        </w:tc>
      </w:tr>
      <w:tr w14:paraId="36BC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622" w:type="dxa"/>
            <w:vMerge w:val="continue"/>
            <w:tcMar>
              <w:left w:w="57" w:type="dxa"/>
              <w:right w:w="57" w:type="dxa"/>
            </w:tcMar>
            <w:vAlign w:val="center"/>
          </w:tcPr>
          <w:p w14:paraId="61E3CFF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5BE6B7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5B92882">
            <w:pPr>
              <w:spacing w:line="240" w:lineRule="exact"/>
              <w:rPr>
                <w:color w:val="000000" w:themeColor="text1"/>
                <w:sz w:val="18"/>
                <w:szCs w:val="18"/>
                <w:highlight w:val="none"/>
              </w:rPr>
            </w:pPr>
            <w:r>
              <w:rPr>
                <w:rFonts w:eastAsiaTheme="minorEastAsia"/>
                <w:sz w:val="18"/>
                <w:szCs w:val="18"/>
                <w:highlight w:val="none"/>
              </w:rPr>
              <w:t>移动应用开发</w:t>
            </w:r>
          </w:p>
        </w:tc>
        <w:tc>
          <w:tcPr>
            <w:tcW w:w="574" w:type="dxa"/>
            <w:tcMar>
              <w:left w:w="57" w:type="dxa"/>
              <w:right w:w="57" w:type="dxa"/>
            </w:tcMar>
            <w:vAlign w:val="center"/>
          </w:tcPr>
          <w:p w14:paraId="05689175">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E1F2027">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041B5BD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D8553BF">
            <w:pPr>
              <w:widowControl/>
              <w:spacing w:line="240" w:lineRule="exact"/>
              <w:jc w:val="center"/>
              <w:rPr>
                <w:bCs/>
                <w:color w:val="000000" w:themeColor="text1"/>
                <w:kern w:val="0"/>
                <w:sz w:val="18"/>
                <w:szCs w:val="18"/>
                <w:highlight w:val="none"/>
              </w:rPr>
            </w:pPr>
          </w:p>
        </w:tc>
      </w:tr>
      <w:tr w14:paraId="0164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653F90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90F8F4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F409D4F">
            <w:pPr>
              <w:spacing w:line="240" w:lineRule="exact"/>
              <w:rPr>
                <w:color w:val="000000" w:themeColor="text1"/>
                <w:sz w:val="18"/>
                <w:szCs w:val="18"/>
                <w:highlight w:val="none"/>
              </w:rPr>
            </w:pPr>
            <w:r>
              <w:rPr>
                <w:rFonts w:eastAsiaTheme="minorEastAsia"/>
                <w:sz w:val="18"/>
                <w:szCs w:val="18"/>
                <w:highlight w:val="none"/>
              </w:rPr>
              <w:t>数字逻辑设计</w:t>
            </w:r>
          </w:p>
        </w:tc>
        <w:tc>
          <w:tcPr>
            <w:tcW w:w="574" w:type="dxa"/>
            <w:tcMar>
              <w:left w:w="57" w:type="dxa"/>
              <w:right w:w="57" w:type="dxa"/>
            </w:tcMar>
            <w:vAlign w:val="center"/>
          </w:tcPr>
          <w:p w14:paraId="3F0B4B7F">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1F5CB4B9">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3FF9751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04DA5DD6">
            <w:pPr>
              <w:widowControl/>
              <w:spacing w:line="240" w:lineRule="exact"/>
              <w:jc w:val="center"/>
              <w:rPr>
                <w:bCs/>
                <w:color w:val="000000" w:themeColor="text1"/>
                <w:kern w:val="0"/>
                <w:sz w:val="18"/>
                <w:szCs w:val="18"/>
                <w:highlight w:val="none"/>
              </w:rPr>
            </w:pPr>
          </w:p>
        </w:tc>
      </w:tr>
      <w:tr w14:paraId="09ED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C23A79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70C34C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653E533">
            <w:pPr>
              <w:spacing w:line="240" w:lineRule="exact"/>
              <w:rPr>
                <w:color w:val="000000" w:themeColor="text1"/>
                <w:sz w:val="18"/>
                <w:szCs w:val="18"/>
                <w:highlight w:val="none"/>
              </w:rPr>
            </w:pPr>
            <w:r>
              <w:rPr>
                <w:rFonts w:eastAsiaTheme="minorEastAsia"/>
                <w:sz w:val="18"/>
                <w:szCs w:val="18"/>
                <w:highlight w:val="none"/>
              </w:rPr>
              <w:t>汇编语言程序设计</w:t>
            </w:r>
          </w:p>
        </w:tc>
        <w:tc>
          <w:tcPr>
            <w:tcW w:w="574" w:type="dxa"/>
            <w:tcMar>
              <w:left w:w="57" w:type="dxa"/>
              <w:right w:w="57" w:type="dxa"/>
            </w:tcMar>
            <w:vAlign w:val="center"/>
          </w:tcPr>
          <w:p w14:paraId="1C6D76B0">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1755D84E">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52D6FA7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0CE5E3FD">
            <w:pPr>
              <w:widowControl/>
              <w:spacing w:line="240" w:lineRule="exact"/>
              <w:jc w:val="center"/>
              <w:rPr>
                <w:bCs/>
                <w:color w:val="000000" w:themeColor="text1"/>
                <w:kern w:val="0"/>
                <w:sz w:val="18"/>
                <w:szCs w:val="18"/>
                <w:highlight w:val="none"/>
              </w:rPr>
            </w:pPr>
          </w:p>
        </w:tc>
      </w:tr>
      <w:tr w14:paraId="0DBA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F7E3F6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BB3A9C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A88B3F0">
            <w:pPr>
              <w:spacing w:line="240" w:lineRule="exact"/>
              <w:rPr>
                <w:color w:val="000000" w:themeColor="text1"/>
                <w:sz w:val="18"/>
                <w:szCs w:val="18"/>
                <w:highlight w:val="none"/>
              </w:rPr>
            </w:pPr>
            <w:r>
              <w:rPr>
                <w:rFonts w:eastAsiaTheme="minorEastAsia"/>
                <w:sz w:val="18"/>
                <w:szCs w:val="18"/>
                <w:highlight w:val="none"/>
              </w:rPr>
              <w:t>计算方法</w:t>
            </w:r>
          </w:p>
        </w:tc>
        <w:tc>
          <w:tcPr>
            <w:tcW w:w="574" w:type="dxa"/>
            <w:tcMar>
              <w:left w:w="57" w:type="dxa"/>
              <w:right w:w="57" w:type="dxa"/>
            </w:tcMar>
            <w:vAlign w:val="center"/>
          </w:tcPr>
          <w:p w14:paraId="099B49B3">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78D13E9E">
            <w:pPr>
              <w:widowControl/>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3</w:t>
            </w:r>
          </w:p>
        </w:tc>
        <w:tc>
          <w:tcPr>
            <w:tcW w:w="1988" w:type="dxa"/>
            <w:vAlign w:val="center"/>
          </w:tcPr>
          <w:p w14:paraId="777754B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7A43F02F">
            <w:pPr>
              <w:widowControl/>
              <w:spacing w:line="240" w:lineRule="exact"/>
              <w:jc w:val="center"/>
              <w:rPr>
                <w:bCs/>
                <w:color w:val="000000" w:themeColor="text1"/>
                <w:kern w:val="0"/>
                <w:sz w:val="18"/>
                <w:szCs w:val="18"/>
                <w:highlight w:val="none"/>
              </w:rPr>
            </w:pPr>
          </w:p>
        </w:tc>
      </w:tr>
      <w:tr w14:paraId="078D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6600F7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84FE42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51CEE7E">
            <w:pPr>
              <w:spacing w:line="240" w:lineRule="exact"/>
              <w:rPr>
                <w:color w:val="000000" w:themeColor="text1"/>
                <w:sz w:val="18"/>
                <w:szCs w:val="18"/>
                <w:highlight w:val="none"/>
              </w:rPr>
            </w:pPr>
            <w:r>
              <w:rPr>
                <w:rFonts w:eastAsiaTheme="minorEastAsia"/>
                <w:color w:val="000000" w:themeColor="text1"/>
                <w:sz w:val="18"/>
                <w:szCs w:val="18"/>
                <w:highlight w:val="none"/>
              </w:rPr>
              <w:t>计算机组成原理</w:t>
            </w:r>
          </w:p>
        </w:tc>
        <w:tc>
          <w:tcPr>
            <w:tcW w:w="574" w:type="dxa"/>
            <w:tcMar>
              <w:left w:w="57" w:type="dxa"/>
              <w:right w:w="57" w:type="dxa"/>
            </w:tcMar>
            <w:vAlign w:val="center"/>
          </w:tcPr>
          <w:p w14:paraId="62174AC3">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2AD0F4E7">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7455397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522B0F68">
            <w:pPr>
              <w:widowControl/>
              <w:spacing w:line="240" w:lineRule="exact"/>
              <w:jc w:val="center"/>
              <w:rPr>
                <w:bCs/>
                <w:color w:val="000000" w:themeColor="text1"/>
                <w:kern w:val="0"/>
                <w:sz w:val="18"/>
                <w:szCs w:val="18"/>
                <w:highlight w:val="none"/>
              </w:rPr>
            </w:pPr>
          </w:p>
        </w:tc>
      </w:tr>
      <w:tr w14:paraId="6427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C73DFD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4D2229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0E77501">
            <w:pPr>
              <w:spacing w:line="240" w:lineRule="exact"/>
              <w:rPr>
                <w:color w:val="000000" w:themeColor="text1"/>
                <w:sz w:val="18"/>
                <w:szCs w:val="18"/>
                <w:highlight w:val="none"/>
              </w:rPr>
            </w:pPr>
            <w:r>
              <w:rPr>
                <w:rFonts w:eastAsiaTheme="minorEastAsia"/>
                <w:sz w:val="18"/>
                <w:szCs w:val="18"/>
                <w:highlight w:val="none"/>
              </w:rPr>
              <w:t>操作系统原理</w:t>
            </w:r>
          </w:p>
        </w:tc>
        <w:tc>
          <w:tcPr>
            <w:tcW w:w="574" w:type="dxa"/>
            <w:tcMar>
              <w:left w:w="57" w:type="dxa"/>
              <w:right w:w="57" w:type="dxa"/>
            </w:tcMar>
            <w:vAlign w:val="center"/>
          </w:tcPr>
          <w:p w14:paraId="20404847">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59168A94">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1D04D4E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61F40E76">
            <w:pPr>
              <w:widowControl/>
              <w:spacing w:line="240" w:lineRule="exact"/>
              <w:jc w:val="center"/>
              <w:rPr>
                <w:bCs/>
                <w:color w:val="000000" w:themeColor="text1"/>
                <w:kern w:val="0"/>
                <w:sz w:val="18"/>
                <w:szCs w:val="18"/>
                <w:highlight w:val="none"/>
              </w:rPr>
            </w:pPr>
          </w:p>
        </w:tc>
      </w:tr>
      <w:tr w14:paraId="3883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8394C9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0E3501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6EC0F3B">
            <w:pPr>
              <w:spacing w:line="240" w:lineRule="exact"/>
              <w:rPr>
                <w:color w:val="000000" w:themeColor="text1"/>
                <w:sz w:val="18"/>
                <w:szCs w:val="18"/>
                <w:highlight w:val="none"/>
              </w:rPr>
            </w:pPr>
            <w:r>
              <w:rPr>
                <w:rFonts w:eastAsiaTheme="minorEastAsia"/>
                <w:color w:val="000000" w:themeColor="text1"/>
                <w:sz w:val="18"/>
                <w:szCs w:val="18"/>
                <w:highlight w:val="none"/>
              </w:rPr>
              <w:t>编译原理</w:t>
            </w:r>
          </w:p>
        </w:tc>
        <w:tc>
          <w:tcPr>
            <w:tcW w:w="574" w:type="dxa"/>
            <w:tcMar>
              <w:left w:w="57" w:type="dxa"/>
              <w:right w:w="57" w:type="dxa"/>
            </w:tcMar>
            <w:vAlign w:val="center"/>
          </w:tcPr>
          <w:p w14:paraId="27A3FFAB">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74672829">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566ACDA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B31E003">
            <w:pPr>
              <w:widowControl/>
              <w:spacing w:line="240" w:lineRule="exact"/>
              <w:jc w:val="center"/>
              <w:rPr>
                <w:bCs/>
                <w:color w:val="000000" w:themeColor="text1"/>
                <w:kern w:val="0"/>
                <w:sz w:val="18"/>
                <w:szCs w:val="18"/>
                <w:highlight w:val="none"/>
              </w:rPr>
            </w:pPr>
          </w:p>
        </w:tc>
      </w:tr>
      <w:tr w14:paraId="200B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728A28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06E133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3D78287">
            <w:pPr>
              <w:spacing w:line="240" w:lineRule="exact"/>
              <w:rPr>
                <w:color w:val="000000" w:themeColor="text1"/>
                <w:sz w:val="18"/>
                <w:szCs w:val="18"/>
                <w:highlight w:val="none"/>
              </w:rPr>
            </w:pPr>
            <w:r>
              <w:rPr>
                <w:rFonts w:eastAsiaTheme="minorEastAsia"/>
                <w:sz w:val="18"/>
                <w:szCs w:val="18"/>
                <w:highlight w:val="none"/>
              </w:rPr>
              <w:t>数据科学基础</w:t>
            </w:r>
          </w:p>
        </w:tc>
        <w:tc>
          <w:tcPr>
            <w:tcW w:w="574" w:type="dxa"/>
            <w:tcMar>
              <w:left w:w="57" w:type="dxa"/>
              <w:right w:w="57" w:type="dxa"/>
            </w:tcMar>
            <w:vAlign w:val="center"/>
          </w:tcPr>
          <w:p w14:paraId="227C2441">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D1E46E6">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21BCE54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5E4AD59A">
            <w:pPr>
              <w:widowControl/>
              <w:spacing w:line="240" w:lineRule="exact"/>
              <w:jc w:val="center"/>
              <w:rPr>
                <w:bCs/>
                <w:color w:val="000000" w:themeColor="text1"/>
                <w:kern w:val="0"/>
                <w:sz w:val="18"/>
                <w:szCs w:val="18"/>
                <w:highlight w:val="none"/>
              </w:rPr>
            </w:pPr>
          </w:p>
        </w:tc>
      </w:tr>
      <w:tr w14:paraId="20DD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DFD77C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5FC4A0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EC28303">
            <w:pPr>
              <w:spacing w:line="240" w:lineRule="exact"/>
              <w:rPr>
                <w:color w:val="000000" w:themeColor="text1"/>
                <w:sz w:val="18"/>
                <w:szCs w:val="18"/>
                <w:highlight w:val="none"/>
              </w:rPr>
            </w:pPr>
            <w:r>
              <w:rPr>
                <w:rFonts w:eastAsiaTheme="minorEastAsia"/>
                <w:color w:val="000000" w:themeColor="text1"/>
                <w:sz w:val="18"/>
                <w:szCs w:val="18"/>
                <w:highlight w:val="none"/>
              </w:rPr>
              <w:t>Web应用开发基础</w:t>
            </w:r>
          </w:p>
        </w:tc>
        <w:tc>
          <w:tcPr>
            <w:tcW w:w="574" w:type="dxa"/>
            <w:tcMar>
              <w:left w:w="57" w:type="dxa"/>
              <w:right w:w="57" w:type="dxa"/>
            </w:tcMar>
            <w:vAlign w:val="center"/>
          </w:tcPr>
          <w:p w14:paraId="5ED80B79">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02DD0F7">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67B059A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5A3094E4">
            <w:pPr>
              <w:widowControl/>
              <w:spacing w:line="240" w:lineRule="exact"/>
              <w:jc w:val="center"/>
              <w:rPr>
                <w:bCs/>
                <w:color w:val="000000" w:themeColor="text1"/>
                <w:kern w:val="0"/>
                <w:sz w:val="18"/>
                <w:szCs w:val="18"/>
                <w:highlight w:val="none"/>
              </w:rPr>
            </w:pPr>
          </w:p>
        </w:tc>
      </w:tr>
      <w:tr w14:paraId="03E5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87F017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50BC5C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B554188">
            <w:pPr>
              <w:spacing w:line="240" w:lineRule="exact"/>
              <w:rPr>
                <w:color w:val="000000" w:themeColor="text1"/>
                <w:sz w:val="18"/>
                <w:szCs w:val="18"/>
                <w:highlight w:val="none"/>
              </w:rPr>
            </w:pPr>
            <w:r>
              <w:rPr>
                <w:rFonts w:eastAsiaTheme="minorEastAsia"/>
                <w:color w:val="000000" w:themeColor="text1"/>
                <w:sz w:val="18"/>
                <w:szCs w:val="18"/>
                <w:highlight w:val="none"/>
              </w:rPr>
              <w:t>单片机原理及接口技术</w:t>
            </w:r>
          </w:p>
        </w:tc>
        <w:tc>
          <w:tcPr>
            <w:tcW w:w="574" w:type="dxa"/>
            <w:tcMar>
              <w:left w:w="57" w:type="dxa"/>
              <w:right w:w="57" w:type="dxa"/>
            </w:tcMar>
            <w:vAlign w:val="center"/>
          </w:tcPr>
          <w:p w14:paraId="22B3C9C2">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3CB6190F">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7D23B88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14AC1721">
            <w:pPr>
              <w:widowControl/>
              <w:spacing w:line="240" w:lineRule="exact"/>
              <w:jc w:val="center"/>
              <w:rPr>
                <w:bCs/>
                <w:color w:val="000000" w:themeColor="text1"/>
                <w:kern w:val="0"/>
                <w:sz w:val="18"/>
                <w:szCs w:val="18"/>
                <w:highlight w:val="none"/>
              </w:rPr>
            </w:pPr>
          </w:p>
        </w:tc>
      </w:tr>
      <w:tr w14:paraId="21AF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FA49BA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FE8085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D5564EC">
            <w:pPr>
              <w:spacing w:line="240" w:lineRule="exact"/>
              <w:rPr>
                <w:color w:val="000000" w:themeColor="text1"/>
                <w:sz w:val="18"/>
                <w:szCs w:val="18"/>
                <w:highlight w:val="none"/>
              </w:rPr>
            </w:pPr>
            <w:r>
              <w:rPr>
                <w:rFonts w:eastAsiaTheme="minorEastAsia"/>
                <w:color w:val="000000" w:themeColor="text1"/>
                <w:sz w:val="18"/>
                <w:szCs w:val="18"/>
                <w:highlight w:val="none"/>
              </w:rPr>
              <w:t>计算机系统结构</w:t>
            </w:r>
          </w:p>
        </w:tc>
        <w:tc>
          <w:tcPr>
            <w:tcW w:w="574" w:type="dxa"/>
            <w:tcMar>
              <w:left w:w="57" w:type="dxa"/>
              <w:right w:w="57" w:type="dxa"/>
            </w:tcMar>
            <w:vAlign w:val="center"/>
          </w:tcPr>
          <w:p w14:paraId="27486924">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204003E0">
            <w:pPr>
              <w:widowControl/>
              <w:spacing w:line="240" w:lineRule="exact"/>
              <w:jc w:val="center"/>
              <w:rPr>
                <w:bCs/>
                <w:color w:val="000000" w:themeColor="text1"/>
                <w:kern w:val="0"/>
                <w:sz w:val="18"/>
                <w:szCs w:val="18"/>
                <w:highlight w:val="none"/>
              </w:rPr>
            </w:pPr>
            <w:r>
              <w:rPr>
                <w:rFonts w:eastAsiaTheme="minorEastAsia"/>
                <w:sz w:val="18"/>
                <w:szCs w:val="18"/>
                <w:highlight w:val="none"/>
              </w:rPr>
              <w:t>2</w:t>
            </w:r>
          </w:p>
        </w:tc>
        <w:tc>
          <w:tcPr>
            <w:tcW w:w="1988" w:type="dxa"/>
            <w:vAlign w:val="center"/>
          </w:tcPr>
          <w:p w14:paraId="2CA2BB6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3144F479">
            <w:pPr>
              <w:widowControl/>
              <w:spacing w:line="240" w:lineRule="exact"/>
              <w:jc w:val="center"/>
              <w:rPr>
                <w:bCs/>
                <w:color w:val="000000" w:themeColor="text1"/>
                <w:kern w:val="0"/>
                <w:sz w:val="18"/>
                <w:szCs w:val="18"/>
                <w:highlight w:val="none"/>
              </w:rPr>
            </w:pPr>
          </w:p>
        </w:tc>
      </w:tr>
      <w:tr w14:paraId="6554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AA5E88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13D9431">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00961CC">
            <w:pPr>
              <w:spacing w:line="240" w:lineRule="exact"/>
              <w:rPr>
                <w:color w:val="000000" w:themeColor="text1"/>
                <w:sz w:val="18"/>
                <w:szCs w:val="18"/>
                <w:highlight w:val="none"/>
              </w:rPr>
            </w:pPr>
            <w:r>
              <w:rPr>
                <w:rFonts w:eastAsiaTheme="minorEastAsia"/>
                <w:color w:val="000000" w:themeColor="text1"/>
                <w:sz w:val="18"/>
                <w:szCs w:val="18"/>
                <w:highlight w:val="none"/>
              </w:rPr>
              <w:t>计算机网络</w:t>
            </w:r>
          </w:p>
        </w:tc>
        <w:tc>
          <w:tcPr>
            <w:tcW w:w="574" w:type="dxa"/>
            <w:tcMar>
              <w:left w:w="57" w:type="dxa"/>
              <w:right w:w="57" w:type="dxa"/>
            </w:tcMar>
            <w:vAlign w:val="center"/>
          </w:tcPr>
          <w:p w14:paraId="17DE3FB0">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52C4199B">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139F58F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1E4555C0">
            <w:pPr>
              <w:widowControl/>
              <w:spacing w:line="240" w:lineRule="exact"/>
              <w:jc w:val="center"/>
              <w:rPr>
                <w:bCs/>
                <w:color w:val="000000" w:themeColor="text1"/>
                <w:kern w:val="0"/>
                <w:sz w:val="18"/>
                <w:szCs w:val="18"/>
                <w:highlight w:val="none"/>
              </w:rPr>
            </w:pPr>
          </w:p>
        </w:tc>
      </w:tr>
      <w:tr w14:paraId="5567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E5A43D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A838FA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8057C35">
            <w:pPr>
              <w:spacing w:line="240" w:lineRule="exact"/>
              <w:rPr>
                <w:color w:val="000000" w:themeColor="text1"/>
                <w:sz w:val="18"/>
                <w:szCs w:val="18"/>
                <w:highlight w:val="none"/>
              </w:rPr>
            </w:pPr>
            <w:r>
              <w:rPr>
                <w:rFonts w:eastAsiaTheme="minorEastAsia"/>
                <w:color w:val="000000" w:themeColor="text1"/>
                <w:sz w:val="18"/>
                <w:szCs w:val="18"/>
                <w:highlight w:val="none"/>
              </w:rPr>
              <w:t>软件工程</w:t>
            </w:r>
          </w:p>
        </w:tc>
        <w:tc>
          <w:tcPr>
            <w:tcW w:w="574" w:type="dxa"/>
            <w:tcMar>
              <w:left w:w="57" w:type="dxa"/>
              <w:right w:w="57" w:type="dxa"/>
            </w:tcMar>
            <w:vAlign w:val="center"/>
          </w:tcPr>
          <w:p w14:paraId="4DAE66F7">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17EB13BF">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5DCCBA2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557F4769">
            <w:pPr>
              <w:widowControl/>
              <w:spacing w:line="240" w:lineRule="exact"/>
              <w:jc w:val="center"/>
              <w:rPr>
                <w:bCs/>
                <w:color w:val="000000" w:themeColor="text1"/>
                <w:kern w:val="0"/>
                <w:sz w:val="18"/>
                <w:szCs w:val="18"/>
                <w:highlight w:val="none"/>
              </w:rPr>
            </w:pPr>
          </w:p>
        </w:tc>
      </w:tr>
      <w:tr w14:paraId="32DB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A9518F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14E73D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84220FE">
            <w:pPr>
              <w:spacing w:line="240" w:lineRule="exact"/>
              <w:rPr>
                <w:color w:val="000000" w:themeColor="text1"/>
                <w:sz w:val="18"/>
                <w:szCs w:val="18"/>
                <w:highlight w:val="none"/>
              </w:rPr>
            </w:pPr>
            <w:r>
              <w:rPr>
                <w:rFonts w:eastAsiaTheme="minorEastAsia"/>
                <w:color w:val="000000" w:themeColor="text1"/>
                <w:kern w:val="0"/>
                <w:sz w:val="18"/>
                <w:szCs w:val="18"/>
                <w:highlight w:val="none"/>
              </w:rPr>
              <w:t>专业写作</w:t>
            </w:r>
          </w:p>
        </w:tc>
        <w:tc>
          <w:tcPr>
            <w:tcW w:w="574" w:type="dxa"/>
            <w:tcMar>
              <w:left w:w="57" w:type="dxa"/>
              <w:right w:w="57" w:type="dxa"/>
            </w:tcMar>
            <w:vAlign w:val="center"/>
          </w:tcPr>
          <w:p w14:paraId="1C09BBE8">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393F662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p>
        </w:tc>
        <w:tc>
          <w:tcPr>
            <w:tcW w:w="1988" w:type="dxa"/>
            <w:vAlign w:val="center"/>
          </w:tcPr>
          <w:p w14:paraId="584B0C6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3A069D3">
            <w:pPr>
              <w:widowControl/>
              <w:spacing w:line="240" w:lineRule="exact"/>
              <w:jc w:val="center"/>
              <w:rPr>
                <w:bCs/>
                <w:color w:val="000000" w:themeColor="text1"/>
                <w:kern w:val="0"/>
                <w:sz w:val="18"/>
                <w:szCs w:val="18"/>
                <w:highlight w:val="none"/>
              </w:rPr>
            </w:pPr>
          </w:p>
        </w:tc>
      </w:tr>
      <w:tr w14:paraId="04AC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5A6F44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A4E920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6B6A459">
            <w:pPr>
              <w:spacing w:line="240" w:lineRule="exact"/>
              <w:rPr>
                <w:rFonts w:eastAsiaTheme="minorEastAsia"/>
                <w:color w:val="000000" w:themeColor="text1"/>
                <w:sz w:val="18"/>
                <w:szCs w:val="18"/>
                <w:highlight w:val="none"/>
              </w:rPr>
            </w:pPr>
            <w:r>
              <w:rPr>
                <w:rFonts w:eastAsiaTheme="minorEastAsia"/>
                <w:color w:val="000000" w:themeColor="text1"/>
                <w:sz w:val="18"/>
                <w:szCs w:val="18"/>
                <w:highlight w:val="none"/>
              </w:rPr>
              <w:t>毕业设计(论文)</w:t>
            </w:r>
          </w:p>
        </w:tc>
        <w:tc>
          <w:tcPr>
            <w:tcW w:w="574" w:type="dxa"/>
            <w:tcMar>
              <w:left w:w="57" w:type="dxa"/>
              <w:right w:w="57" w:type="dxa"/>
            </w:tcMar>
            <w:vAlign w:val="center"/>
          </w:tcPr>
          <w:p w14:paraId="0AD4936D">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5B993713">
            <w:pPr>
              <w:widowControl/>
              <w:spacing w:line="240" w:lineRule="exact"/>
              <w:jc w:val="center"/>
              <w:rPr>
                <w:rFonts w:eastAsiaTheme="minorEastAsia"/>
                <w:sz w:val="18"/>
                <w:szCs w:val="18"/>
                <w:highlight w:val="none"/>
              </w:rPr>
            </w:pPr>
            <w:r>
              <w:rPr>
                <w:rFonts w:hint="eastAsia" w:eastAsiaTheme="minorEastAsia"/>
                <w:sz w:val="18"/>
                <w:szCs w:val="18"/>
                <w:highlight w:val="none"/>
              </w:rPr>
              <w:t>4</w:t>
            </w:r>
          </w:p>
        </w:tc>
        <w:tc>
          <w:tcPr>
            <w:tcW w:w="1988" w:type="dxa"/>
            <w:vAlign w:val="center"/>
          </w:tcPr>
          <w:p w14:paraId="245AD93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5D53F7A">
            <w:pPr>
              <w:widowControl/>
              <w:spacing w:line="240" w:lineRule="exact"/>
              <w:jc w:val="center"/>
              <w:rPr>
                <w:bCs/>
                <w:color w:val="000000" w:themeColor="text1"/>
                <w:kern w:val="0"/>
                <w:sz w:val="18"/>
                <w:szCs w:val="18"/>
                <w:highlight w:val="none"/>
              </w:rPr>
            </w:pPr>
          </w:p>
        </w:tc>
      </w:tr>
      <w:tr w14:paraId="0007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5D3A106">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531E365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2AE7AE1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028F0B9">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2</w:t>
            </w:r>
          </w:p>
          <w:p w14:paraId="55FE71C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shd w:val="clear" w:color="auto" w:fill="auto"/>
            <w:tcMar>
              <w:left w:w="57" w:type="dxa"/>
              <w:right w:w="57" w:type="dxa"/>
            </w:tcMar>
            <w:vAlign w:val="center"/>
          </w:tcPr>
          <w:p w14:paraId="4F9343AF">
            <w:pPr>
              <w:spacing w:line="240" w:lineRule="exact"/>
              <w:jc w:val="both"/>
              <w:rPr>
                <w:rFonts w:eastAsiaTheme="minorEastAsia"/>
                <w:color w:val="000000" w:themeColor="text1"/>
                <w:sz w:val="18"/>
                <w:szCs w:val="18"/>
                <w:highlight w:val="none"/>
                <w:lang w:val="en-US" w:eastAsia="zh-CN"/>
              </w:rPr>
            </w:pPr>
            <w:r>
              <w:rPr>
                <w:rFonts w:hint="eastAsia" w:eastAsiaTheme="minorEastAsia"/>
                <w:color w:val="000000" w:themeColor="text1"/>
                <w:sz w:val="18"/>
                <w:szCs w:val="18"/>
                <w:highlight w:val="none"/>
              </w:rPr>
              <w:t>计算机视觉</w:t>
            </w:r>
          </w:p>
        </w:tc>
        <w:tc>
          <w:tcPr>
            <w:tcW w:w="574" w:type="dxa"/>
            <w:tcMar>
              <w:left w:w="57" w:type="dxa"/>
              <w:right w:w="57" w:type="dxa"/>
            </w:tcMar>
            <w:vAlign w:val="center"/>
          </w:tcPr>
          <w:p w14:paraId="3F5EC6AA">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1A16A3C1">
            <w:pPr>
              <w:widowControl/>
              <w:spacing w:line="240" w:lineRule="exact"/>
              <w:jc w:val="center"/>
              <w:rPr>
                <w:rFonts w:hint="eastAsia" w:eastAsiaTheme="minorEastAsia"/>
                <w:sz w:val="18"/>
                <w:szCs w:val="18"/>
                <w:highlight w:val="none"/>
                <w:lang w:val="en-US" w:eastAsia="zh-CN"/>
              </w:rPr>
            </w:pPr>
            <w:r>
              <w:rPr>
                <w:rFonts w:hint="eastAsia" w:eastAsiaTheme="minorEastAsia"/>
                <w:sz w:val="18"/>
                <w:szCs w:val="18"/>
                <w:highlight w:val="none"/>
                <w:lang w:val="en-US" w:eastAsia="zh-CN"/>
              </w:rPr>
              <w:t>2</w:t>
            </w:r>
          </w:p>
        </w:tc>
        <w:tc>
          <w:tcPr>
            <w:tcW w:w="1988" w:type="dxa"/>
            <w:vAlign w:val="center"/>
          </w:tcPr>
          <w:p w14:paraId="6F12A64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restart"/>
            <w:tcMar>
              <w:left w:w="0" w:type="dxa"/>
              <w:right w:w="0" w:type="dxa"/>
            </w:tcMar>
            <w:vAlign w:val="center"/>
          </w:tcPr>
          <w:p w14:paraId="7A1BD018">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2B16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0C0E24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BC417B0">
            <w:pPr>
              <w:widowControl/>
              <w:spacing w:line="240" w:lineRule="exact"/>
              <w:jc w:val="center"/>
              <w:rPr>
                <w:bCs/>
                <w:color w:val="000000" w:themeColor="text1"/>
                <w:kern w:val="0"/>
                <w:sz w:val="18"/>
                <w:szCs w:val="18"/>
                <w:highlight w:val="none"/>
              </w:rPr>
            </w:pPr>
          </w:p>
        </w:tc>
        <w:tc>
          <w:tcPr>
            <w:tcW w:w="1996" w:type="dxa"/>
            <w:shd w:val="clear" w:color="auto" w:fill="auto"/>
            <w:tcMar>
              <w:left w:w="57" w:type="dxa"/>
              <w:right w:w="57" w:type="dxa"/>
            </w:tcMar>
            <w:vAlign w:val="center"/>
          </w:tcPr>
          <w:p w14:paraId="0F308654">
            <w:pPr>
              <w:spacing w:line="240" w:lineRule="exact"/>
              <w:jc w:val="both"/>
              <w:rPr>
                <w:rFonts w:eastAsiaTheme="minorEastAsia"/>
                <w:color w:val="000000" w:themeColor="text1"/>
                <w:sz w:val="18"/>
                <w:szCs w:val="18"/>
                <w:highlight w:val="none"/>
                <w:lang w:val="en-US" w:eastAsia="zh-CN"/>
              </w:rPr>
            </w:pPr>
            <w:r>
              <w:rPr>
                <w:rFonts w:hint="eastAsia" w:eastAsiaTheme="minorEastAsia"/>
                <w:color w:val="000000" w:themeColor="text1"/>
                <w:sz w:val="18"/>
                <w:szCs w:val="18"/>
                <w:highlight w:val="none"/>
              </w:rPr>
              <w:t>医学图像智能处理</w:t>
            </w:r>
          </w:p>
        </w:tc>
        <w:tc>
          <w:tcPr>
            <w:tcW w:w="574" w:type="dxa"/>
            <w:tcMar>
              <w:left w:w="57" w:type="dxa"/>
              <w:right w:w="57" w:type="dxa"/>
            </w:tcMar>
            <w:vAlign w:val="center"/>
          </w:tcPr>
          <w:p w14:paraId="74CD8D5E">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7EDD3D2B">
            <w:pPr>
              <w:widowControl/>
              <w:spacing w:line="240" w:lineRule="exact"/>
              <w:jc w:val="center"/>
              <w:rPr>
                <w:rFonts w:hint="eastAsia" w:eastAsiaTheme="minorEastAsia"/>
                <w:sz w:val="18"/>
                <w:szCs w:val="18"/>
                <w:highlight w:val="none"/>
                <w:lang w:val="en-US" w:eastAsia="zh-CN"/>
              </w:rPr>
            </w:pPr>
            <w:r>
              <w:rPr>
                <w:rFonts w:hint="eastAsia" w:eastAsiaTheme="minorEastAsia"/>
                <w:sz w:val="18"/>
                <w:szCs w:val="18"/>
                <w:highlight w:val="none"/>
                <w:lang w:val="en-US" w:eastAsia="zh-CN"/>
              </w:rPr>
              <w:t>2</w:t>
            </w:r>
          </w:p>
        </w:tc>
        <w:tc>
          <w:tcPr>
            <w:tcW w:w="1988" w:type="dxa"/>
            <w:vAlign w:val="center"/>
          </w:tcPr>
          <w:p w14:paraId="25D0E21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continue"/>
            <w:tcMar>
              <w:left w:w="0" w:type="dxa"/>
              <w:right w:w="0" w:type="dxa"/>
            </w:tcMar>
            <w:vAlign w:val="center"/>
          </w:tcPr>
          <w:p w14:paraId="0CF0F0AE">
            <w:pPr>
              <w:widowControl/>
              <w:spacing w:line="240" w:lineRule="exact"/>
              <w:jc w:val="center"/>
              <w:rPr>
                <w:bCs/>
                <w:color w:val="000000" w:themeColor="text1"/>
                <w:kern w:val="0"/>
                <w:sz w:val="18"/>
                <w:szCs w:val="18"/>
                <w:highlight w:val="none"/>
              </w:rPr>
            </w:pPr>
          </w:p>
        </w:tc>
      </w:tr>
      <w:tr w14:paraId="7BF9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53550B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F0547E1">
            <w:pPr>
              <w:widowControl/>
              <w:spacing w:line="240" w:lineRule="exact"/>
              <w:jc w:val="center"/>
              <w:rPr>
                <w:bCs/>
                <w:color w:val="000000" w:themeColor="text1"/>
                <w:kern w:val="0"/>
                <w:sz w:val="18"/>
                <w:szCs w:val="18"/>
                <w:highlight w:val="none"/>
              </w:rPr>
            </w:pPr>
          </w:p>
        </w:tc>
        <w:tc>
          <w:tcPr>
            <w:tcW w:w="1996" w:type="dxa"/>
            <w:shd w:val="clear" w:color="auto" w:fill="auto"/>
            <w:tcMar>
              <w:left w:w="57" w:type="dxa"/>
              <w:right w:w="57" w:type="dxa"/>
            </w:tcMar>
            <w:vAlign w:val="center"/>
          </w:tcPr>
          <w:p w14:paraId="2DEB14D6">
            <w:pPr>
              <w:spacing w:line="240" w:lineRule="exact"/>
              <w:jc w:val="both"/>
              <w:rPr>
                <w:rFonts w:eastAsiaTheme="minorEastAsia"/>
                <w:color w:val="000000" w:themeColor="text1"/>
                <w:sz w:val="18"/>
                <w:szCs w:val="18"/>
                <w:highlight w:val="none"/>
                <w:lang w:val="en-US" w:eastAsia="zh-CN"/>
              </w:rPr>
            </w:pPr>
            <w:r>
              <w:rPr>
                <w:rFonts w:hint="eastAsia" w:eastAsiaTheme="minorEastAsia"/>
                <w:color w:val="000000" w:themeColor="text1"/>
                <w:sz w:val="18"/>
                <w:szCs w:val="18"/>
                <w:highlight w:val="none"/>
              </w:rPr>
              <w:t>领域数据的AIGC及智能分析</w:t>
            </w:r>
          </w:p>
        </w:tc>
        <w:tc>
          <w:tcPr>
            <w:tcW w:w="574" w:type="dxa"/>
            <w:tcMar>
              <w:left w:w="57" w:type="dxa"/>
              <w:right w:w="57" w:type="dxa"/>
            </w:tcMar>
            <w:vAlign w:val="center"/>
          </w:tcPr>
          <w:p w14:paraId="6A55FECF">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3B0D22F8">
            <w:pPr>
              <w:widowControl/>
              <w:spacing w:line="240" w:lineRule="exact"/>
              <w:jc w:val="center"/>
              <w:rPr>
                <w:rFonts w:hint="eastAsia" w:eastAsiaTheme="minorEastAsia"/>
                <w:sz w:val="18"/>
                <w:szCs w:val="18"/>
                <w:highlight w:val="none"/>
                <w:lang w:val="en-US" w:eastAsia="zh-CN"/>
              </w:rPr>
            </w:pPr>
            <w:r>
              <w:rPr>
                <w:rFonts w:hint="eastAsia" w:eastAsiaTheme="minorEastAsia"/>
                <w:sz w:val="18"/>
                <w:szCs w:val="18"/>
                <w:highlight w:val="none"/>
                <w:lang w:val="en-US" w:eastAsia="zh-CN"/>
              </w:rPr>
              <w:t>2</w:t>
            </w:r>
          </w:p>
        </w:tc>
        <w:tc>
          <w:tcPr>
            <w:tcW w:w="1988" w:type="dxa"/>
            <w:vAlign w:val="center"/>
          </w:tcPr>
          <w:p w14:paraId="0121271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continue"/>
            <w:tcMar>
              <w:left w:w="0" w:type="dxa"/>
              <w:right w:w="0" w:type="dxa"/>
            </w:tcMar>
            <w:vAlign w:val="center"/>
          </w:tcPr>
          <w:p w14:paraId="5844A9D2">
            <w:pPr>
              <w:widowControl/>
              <w:spacing w:line="240" w:lineRule="exact"/>
              <w:jc w:val="center"/>
              <w:rPr>
                <w:bCs/>
                <w:color w:val="000000" w:themeColor="text1"/>
                <w:kern w:val="0"/>
                <w:sz w:val="18"/>
                <w:szCs w:val="18"/>
                <w:highlight w:val="none"/>
              </w:rPr>
            </w:pPr>
          </w:p>
        </w:tc>
      </w:tr>
      <w:tr w14:paraId="611D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6E3D15E">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7D4A066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58753CF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27903042">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9</w:t>
            </w:r>
          </w:p>
          <w:p w14:paraId="701AB7E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56B5964F">
            <w:pPr>
              <w:spacing w:line="240" w:lineRule="exact"/>
              <w:rPr>
                <w:color w:val="000000" w:themeColor="text1"/>
                <w:sz w:val="18"/>
                <w:szCs w:val="18"/>
                <w:highlight w:val="none"/>
              </w:rPr>
            </w:pPr>
            <w:r>
              <w:rPr>
                <w:rFonts w:hint="eastAsia" w:eastAsiaTheme="minorEastAsia"/>
                <w:color w:val="000000" w:themeColor="text1"/>
                <w:sz w:val="18"/>
                <w:szCs w:val="18"/>
                <w:highlight w:val="none"/>
              </w:rPr>
              <w:t>编程与算法</w:t>
            </w:r>
          </w:p>
        </w:tc>
        <w:tc>
          <w:tcPr>
            <w:tcW w:w="574" w:type="dxa"/>
            <w:tcMar>
              <w:left w:w="57" w:type="dxa"/>
              <w:right w:w="57" w:type="dxa"/>
            </w:tcMar>
            <w:vAlign w:val="center"/>
          </w:tcPr>
          <w:p w14:paraId="5D5CE2FA">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5579C0A6">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79CFD02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5BE91C04">
            <w:pPr>
              <w:widowControl/>
              <w:spacing w:line="240" w:lineRule="exact"/>
              <w:jc w:val="center"/>
              <w:rPr>
                <w:bCs/>
                <w:color w:val="000000" w:themeColor="text1"/>
                <w:kern w:val="0"/>
                <w:sz w:val="18"/>
                <w:szCs w:val="18"/>
                <w:highlight w:val="none"/>
              </w:rPr>
            </w:pPr>
          </w:p>
        </w:tc>
      </w:tr>
      <w:tr w14:paraId="38AC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D723F8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0D907A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4789754">
            <w:pPr>
              <w:spacing w:line="240" w:lineRule="exact"/>
              <w:rPr>
                <w:color w:val="000000" w:themeColor="text1"/>
                <w:sz w:val="18"/>
                <w:szCs w:val="18"/>
                <w:highlight w:val="none"/>
              </w:rPr>
            </w:pPr>
            <w:r>
              <w:rPr>
                <w:rFonts w:eastAsiaTheme="minorEastAsia"/>
                <w:color w:val="000000" w:themeColor="text1"/>
                <w:sz w:val="18"/>
                <w:szCs w:val="18"/>
                <w:highlight w:val="none"/>
              </w:rPr>
              <w:t>多媒体技术及应用</w:t>
            </w:r>
          </w:p>
        </w:tc>
        <w:tc>
          <w:tcPr>
            <w:tcW w:w="574" w:type="dxa"/>
            <w:tcMar>
              <w:left w:w="57" w:type="dxa"/>
              <w:right w:w="57" w:type="dxa"/>
            </w:tcMar>
            <w:vAlign w:val="center"/>
          </w:tcPr>
          <w:p w14:paraId="4BCFB48C">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0F1EA57C">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56B886F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0BCB5037">
            <w:pPr>
              <w:widowControl/>
              <w:spacing w:line="240" w:lineRule="exact"/>
              <w:jc w:val="center"/>
              <w:rPr>
                <w:bCs/>
                <w:color w:val="000000" w:themeColor="text1"/>
                <w:kern w:val="0"/>
                <w:sz w:val="18"/>
                <w:szCs w:val="18"/>
                <w:highlight w:val="none"/>
              </w:rPr>
            </w:pPr>
          </w:p>
        </w:tc>
      </w:tr>
      <w:tr w14:paraId="0BB5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E1FFDE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2D51761">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8183B82">
            <w:pPr>
              <w:spacing w:line="240" w:lineRule="exact"/>
              <w:rPr>
                <w:color w:val="000000" w:themeColor="text1"/>
                <w:sz w:val="18"/>
                <w:szCs w:val="18"/>
                <w:highlight w:val="none"/>
              </w:rPr>
            </w:pPr>
            <w:r>
              <w:rPr>
                <w:rFonts w:eastAsiaTheme="minorEastAsia"/>
                <w:color w:val="000000" w:themeColor="text1"/>
                <w:sz w:val="18"/>
                <w:szCs w:val="18"/>
                <w:highlight w:val="none"/>
              </w:rPr>
              <w:t>人机交互技术</w:t>
            </w:r>
          </w:p>
        </w:tc>
        <w:tc>
          <w:tcPr>
            <w:tcW w:w="574" w:type="dxa"/>
            <w:tcMar>
              <w:left w:w="57" w:type="dxa"/>
              <w:right w:w="57" w:type="dxa"/>
            </w:tcMar>
            <w:vAlign w:val="center"/>
          </w:tcPr>
          <w:p w14:paraId="54A94EF4">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236D4AD">
            <w:pPr>
              <w:widowControl/>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3</w:t>
            </w:r>
          </w:p>
        </w:tc>
        <w:tc>
          <w:tcPr>
            <w:tcW w:w="1988" w:type="dxa"/>
            <w:vAlign w:val="center"/>
          </w:tcPr>
          <w:p w14:paraId="6545721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3788BDA6">
            <w:pPr>
              <w:widowControl/>
              <w:spacing w:line="240" w:lineRule="exact"/>
              <w:jc w:val="center"/>
              <w:rPr>
                <w:bCs/>
                <w:color w:val="000000" w:themeColor="text1"/>
                <w:kern w:val="0"/>
                <w:sz w:val="18"/>
                <w:szCs w:val="18"/>
                <w:highlight w:val="none"/>
              </w:rPr>
            </w:pPr>
          </w:p>
        </w:tc>
      </w:tr>
      <w:tr w14:paraId="3B80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DC10E8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C7407C6">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5CA41D4">
            <w:pPr>
              <w:spacing w:line="240" w:lineRule="exact"/>
              <w:rPr>
                <w:color w:val="000000" w:themeColor="text1"/>
                <w:sz w:val="18"/>
                <w:szCs w:val="18"/>
                <w:highlight w:val="none"/>
              </w:rPr>
            </w:pPr>
            <w:r>
              <w:rPr>
                <w:rFonts w:eastAsiaTheme="minorEastAsia"/>
                <w:sz w:val="18"/>
                <w:szCs w:val="18"/>
                <w:highlight w:val="none"/>
              </w:rPr>
              <w:t>工业信息化技术</w:t>
            </w:r>
          </w:p>
        </w:tc>
        <w:tc>
          <w:tcPr>
            <w:tcW w:w="574" w:type="dxa"/>
            <w:tcMar>
              <w:left w:w="57" w:type="dxa"/>
              <w:right w:w="57" w:type="dxa"/>
            </w:tcMar>
            <w:vAlign w:val="center"/>
          </w:tcPr>
          <w:p w14:paraId="49FC5F5B">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0C6EBCF">
            <w:pPr>
              <w:widowControl/>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3</w:t>
            </w:r>
          </w:p>
        </w:tc>
        <w:tc>
          <w:tcPr>
            <w:tcW w:w="1988" w:type="dxa"/>
            <w:vAlign w:val="center"/>
          </w:tcPr>
          <w:p w14:paraId="6832C2C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495A9411">
            <w:pPr>
              <w:widowControl/>
              <w:spacing w:line="240" w:lineRule="exact"/>
              <w:jc w:val="center"/>
              <w:rPr>
                <w:bCs/>
                <w:color w:val="000000" w:themeColor="text1"/>
                <w:kern w:val="0"/>
                <w:sz w:val="18"/>
                <w:szCs w:val="18"/>
                <w:highlight w:val="none"/>
              </w:rPr>
            </w:pPr>
          </w:p>
        </w:tc>
      </w:tr>
      <w:tr w14:paraId="2B6D1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FD9E07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894D4A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38FB636">
            <w:pPr>
              <w:spacing w:line="240" w:lineRule="exact"/>
              <w:rPr>
                <w:color w:val="000000" w:themeColor="text1"/>
                <w:sz w:val="18"/>
                <w:szCs w:val="18"/>
                <w:highlight w:val="none"/>
              </w:rPr>
            </w:pPr>
            <w:r>
              <w:rPr>
                <w:rFonts w:eastAsiaTheme="minorEastAsia"/>
                <w:sz w:val="18"/>
                <w:szCs w:val="18"/>
                <w:highlight w:val="none"/>
              </w:rPr>
              <w:t>人工神经网络与机器学习</w:t>
            </w:r>
          </w:p>
        </w:tc>
        <w:tc>
          <w:tcPr>
            <w:tcW w:w="574" w:type="dxa"/>
            <w:tcMar>
              <w:left w:w="57" w:type="dxa"/>
              <w:right w:w="57" w:type="dxa"/>
            </w:tcMar>
            <w:vAlign w:val="center"/>
          </w:tcPr>
          <w:p w14:paraId="7E9D59C9">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5C1372AD">
            <w:pPr>
              <w:widowControl/>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3</w:t>
            </w:r>
          </w:p>
        </w:tc>
        <w:tc>
          <w:tcPr>
            <w:tcW w:w="1988" w:type="dxa"/>
            <w:vAlign w:val="center"/>
          </w:tcPr>
          <w:p w14:paraId="155CC7E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623FBE39">
            <w:pPr>
              <w:widowControl/>
              <w:spacing w:line="240" w:lineRule="exact"/>
              <w:jc w:val="center"/>
              <w:rPr>
                <w:bCs/>
                <w:color w:val="000000" w:themeColor="text1"/>
                <w:kern w:val="0"/>
                <w:sz w:val="18"/>
                <w:szCs w:val="18"/>
                <w:highlight w:val="none"/>
              </w:rPr>
            </w:pPr>
          </w:p>
        </w:tc>
      </w:tr>
      <w:tr w14:paraId="414A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37D62A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3A937B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5AEBAF0">
            <w:pPr>
              <w:spacing w:line="240" w:lineRule="exact"/>
              <w:rPr>
                <w:color w:val="000000" w:themeColor="text1"/>
                <w:sz w:val="18"/>
                <w:szCs w:val="18"/>
                <w:highlight w:val="none"/>
              </w:rPr>
            </w:pPr>
            <w:r>
              <w:rPr>
                <w:rFonts w:eastAsiaTheme="minorEastAsia"/>
                <w:sz w:val="18"/>
                <w:szCs w:val="18"/>
                <w:highlight w:val="none"/>
              </w:rPr>
              <w:t>计算机网络工程</w:t>
            </w:r>
          </w:p>
        </w:tc>
        <w:tc>
          <w:tcPr>
            <w:tcW w:w="574" w:type="dxa"/>
            <w:tcMar>
              <w:left w:w="57" w:type="dxa"/>
              <w:right w:w="57" w:type="dxa"/>
            </w:tcMar>
            <w:vAlign w:val="center"/>
          </w:tcPr>
          <w:p w14:paraId="1935F81F">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3C4B1E23">
            <w:pPr>
              <w:widowControl/>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3</w:t>
            </w:r>
          </w:p>
        </w:tc>
        <w:tc>
          <w:tcPr>
            <w:tcW w:w="1988" w:type="dxa"/>
            <w:vAlign w:val="center"/>
          </w:tcPr>
          <w:p w14:paraId="75B4AD7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2391B169">
            <w:pPr>
              <w:widowControl/>
              <w:spacing w:line="240" w:lineRule="exact"/>
              <w:jc w:val="center"/>
              <w:rPr>
                <w:bCs/>
                <w:color w:val="000000" w:themeColor="text1"/>
                <w:kern w:val="0"/>
                <w:sz w:val="18"/>
                <w:szCs w:val="18"/>
                <w:highlight w:val="none"/>
              </w:rPr>
            </w:pPr>
          </w:p>
        </w:tc>
      </w:tr>
      <w:tr w14:paraId="634F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43D20F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7C012B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9AAED46">
            <w:pPr>
              <w:spacing w:line="240" w:lineRule="exact"/>
              <w:rPr>
                <w:rFonts w:eastAsiaTheme="minorEastAsia"/>
                <w:sz w:val="18"/>
                <w:szCs w:val="18"/>
                <w:highlight w:val="none"/>
              </w:rPr>
            </w:pPr>
            <w:r>
              <w:rPr>
                <w:rFonts w:eastAsiaTheme="minorEastAsia"/>
                <w:sz w:val="18"/>
                <w:szCs w:val="18"/>
                <w:highlight w:val="none"/>
              </w:rPr>
              <w:t>计算机图像处理</w:t>
            </w:r>
          </w:p>
        </w:tc>
        <w:tc>
          <w:tcPr>
            <w:tcW w:w="574" w:type="dxa"/>
            <w:tcMar>
              <w:left w:w="57" w:type="dxa"/>
              <w:right w:w="57" w:type="dxa"/>
            </w:tcMar>
            <w:vAlign w:val="center"/>
          </w:tcPr>
          <w:p w14:paraId="082F9717">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0FC4FBF5">
            <w:pPr>
              <w:widowControl/>
              <w:spacing w:line="240" w:lineRule="exact"/>
              <w:jc w:val="center"/>
              <w:rPr>
                <w:rFonts w:eastAsiaTheme="minorEastAsia"/>
                <w:color w:val="000000" w:themeColor="text1"/>
                <w:sz w:val="18"/>
                <w:szCs w:val="18"/>
                <w:highlight w:val="none"/>
              </w:rPr>
            </w:pPr>
            <w:r>
              <w:rPr>
                <w:rFonts w:eastAsiaTheme="minorEastAsia"/>
                <w:sz w:val="18"/>
                <w:szCs w:val="18"/>
                <w:highlight w:val="none"/>
              </w:rPr>
              <w:t>3</w:t>
            </w:r>
          </w:p>
        </w:tc>
        <w:tc>
          <w:tcPr>
            <w:tcW w:w="1988" w:type="dxa"/>
            <w:vAlign w:val="center"/>
          </w:tcPr>
          <w:p w14:paraId="6774AD8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530EA43F">
            <w:pPr>
              <w:widowControl/>
              <w:spacing w:line="240" w:lineRule="exact"/>
              <w:jc w:val="center"/>
              <w:rPr>
                <w:bCs/>
                <w:color w:val="000000" w:themeColor="text1"/>
                <w:kern w:val="0"/>
                <w:sz w:val="18"/>
                <w:szCs w:val="18"/>
                <w:highlight w:val="none"/>
              </w:rPr>
            </w:pPr>
          </w:p>
        </w:tc>
      </w:tr>
      <w:tr w14:paraId="2E92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BF3799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26B49B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2C233ED">
            <w:pPr>
              <w:spacing w:line="240" w:lineRule="exact"/>
              <w:rPr>
                <w:rFonts w:eastAsiaTheme="minorEastAsia"/>
                <w:sz w:val="18"/>
                <w:szCs w:val="18"/>
                <w:highlight w:val="none"/>
              </w:rPr>
            </w:pPr>
            <w:r>
              <w:rPr>
                <w:rFonts w:eastAsiaTheme="minorEastAsia"/>
                <w:sz w:val="18"/>
                <w:szCs w:val="18"/>
                <w:highlight w:val="none"/>
              </w:rPr>
              <w:t>深度学习应用技术</w:t>
            </w:r>
          </w:p>
        </w:tc>
        <w:tc>
          <w:tcPr>
            <w:tcW w:w="574" w:type="dxa"/>
            <w:tcMar>
              <w:left w:w="57" w:type="dxa"/>
              <w:right w:w="57" w:type="dxa"/>
            </w:tcMar>
            <w:vAlign w:val="center"/>
          </w:tcPr>
          <w:p w14:paraId="7D4CB95A">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1CD0F11D">
            <w:pPr>
              <w:widowControl/>
              <w:spacing w:line="240" w:lineRule="exact"/>
              <w:jc w:val="center"/>
              <w:rPr>
                <w:rFonts w:eastAsiaTheme="minorEastAsia"/>
                <w:color w:val="000000" w:themeColor="text1"/>
                <w:sz w:val="18"/>
                <w:szCs w:val="18"/>
                <w:highlight w:val="none"/>
              </w:rPr>
            </w:pPr>
            <w:r>
              <w:rPr>
                <w:rFonts w:eastAsiaTheme="minorEastAsia"/>
                <w:sz w:val="18"/>
                <w:szCs w:val="18"/>
                <w:highlight w:val="none"/>
              </w:rPr>
              <w:t>3</w:t>
            </w:r>
          </w:p>
        </w:tc>
        <w:tc>
          <w:tcPr>
            <w:tcW w:w="1988" w:type="dxa"/>
            <w:vAlign w:val="center"/>
          </w:tcPr>
          <w:p w14:paraId="7F5975E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1641FABA">
            <w:pPr>
              <w:widowControl/>
              <w:spacing w:line="240" w:lineRule="exact"/>
              <w:jc w:val="center"/>
              <w:rPr>
                <w:bCs/>
                <w:color w:val="000000" w:themeColor="text1"/>
                <w:kern w:val="0"/>
                <w:sz w:val="18"/>
                <w:szCs w:val="18"/>
                <w:highlight w:val="none"/>
              </w:rPr>
            </w:pPr>
          </w:p>
        </w:tc>
      </w:tr>
      <w:tr w14:paraId="2EBF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DFB105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D0EEEC6">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65F8E14">
            <w:pPr>
              <w:spacing w:line="240" w:lineRule="exact"/>
              <w:rPr>
                <w:rFonts w:eastAsiaTheme="minorEastAsia"/>
                <w:sz w:val="18"/>
                <w:szCs w:val="18"/>
                <w:highlight w:val="none"/>
              </w:rPr>
            </w:pPr>
            <w:r>
              <w:rPr>
                <w:rFonts w:eastAsiaTheme="minorEastAsia"/>
                <w:sz w:val="18"/>
                <w:szCs w:val="18"/>
                <w:highlight w:val="none"/>
              </w:rPr>
              <w:t>物联网概论</w:t>
            </w:r>
          </w:p>
        </w:tc>
        <w:tc>
          <w:tcPr>
            <w:tcW w:w="574" w:type="dxa"/>
            <w:tcMar>
              <w:left w:w="57" w:type="dxa"/>
              <w:right w:w="57" w:type="dxa"/>
            </w:tcMar>
            <w:vAlign w:val="center"/>
          </w:tcPr>
          <w:p w14:paraId="68055484">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CC49006">
            <w:pPr>
              <w:widowControl/>
              <w:spacing w:line="240" w:lineRule="exact"/>
              <w:jc w:val="center"/>
              <w:rPr>
                <w:rFonts w:eastAsiaTheme="minorEastAsia"/>
                <w:color w:val="000000" w:themeColor="text1"/>
                <w:sz w:val="18"/>
                <w:szCs w:val="18"/>
                <w:highlight w:val="none"/>
              </w:rPr>
            </w:pPr>
            <w:r>
              <w:rPr>
                <w:rFonts w:eastAsiaTheme="minorEastAsia"/>
                <w:sz w:val="18"/>
                <w:szCs w:val="18"/>
                <w:highlight w:val="none"/>
              </w:rPr>
              <w:t>3</w:t>
            </w:r>
          </w:p>
        </w:tc>
        <w:tc>
          <w:tcPr>
            <w:tcW w:w="1988" w:type="dxa"/>
            <w:vAlign w:val="center"/>
          </w:tcPr>
          <w:p w14:paraId="6AD3187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78F4FB96">
            <w:pPr>
              <w:widowControl/>
              <w:spacing w:line="240" w:lineRule="exact"/>
              <w:jc w:val="center"/>
              <w:rPr>
                <w:bCs/>
                <w:color w:val="000000" w:themeColor="text1"/>
                <w:kern w:val="0"/>
                <w:sz w:val="18"/>
                <w:szCs w:val="18"/>
                <w:highlight w:val="none"/>
              </w:rPr>
            </w:pPr>
          </w:p>
        </w:tc>
      </w:tr>
      <w:tr w14:paraId="0611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6D7561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B3706C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04F90A5">
            <w:pPr>
              <w:spacing w:line="240" w:lineRule="exact"/>
              <w:rPr>
                <w:rFonts w:eastAsiaTheme="minorEastAsia"/>
                <w:sz w:val="18"/>
                <w:szCs w:val="18"/>
                <w:highlight w:val="none"/>
              </w:rPr>
            </w:pPr>
            <w:r>
              <w:rPr>
                <w:rFonts w:eastAsiaTheme="minorEastAsia"/>
                <w:sz w:val="18"/>
                <w:szCs w:val="18"/>
                <w:highlight w:val="none"/>
              </w:rPr>
              <w:t>移动互联网</w:t>
            </w:r>
          </w:p>
        </w:tc>
        <w:tc>
          <w:tcPr>
            <w:tcW w:w="574" w:type="dxa"/>
            <w:tcMar>
              <w:left w:w="57" w:type="dxa"/>
              <w:right w:w="57" w:type="dxa"/>
            </w:tcMar>
            <w:vAlign w:val="center"/>
          </w:tcPr>
          <w:p w14:paraId="1C7CF6DB">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4742D05B">
            <w:pPr>
              <w:widowControl/>
              <w:spacing w:line="240" w:lineRule="exact"/>
              <w:jc w:val="center"/>
              <w:rPr>
                <w:rFonts w:eastAsiaTheme="minorEastAsia"/>
                <w:color w:val="000000" w:themeColor="text1"/>
                <w:sz w:val="18"/>
                <w:szCs w:val="18"/>
                <w:highlight w:val="none"/>
              </w:rPr>
            </w:pPr>
            <w:r>
              <w:rPr>
                <w:rFonts w:eastAsiaTheme="minorEastAsia"/>
                <w:sz w:val="18"/>
                <w:szCs w:val="18"/>
                <w:highlight w:val="none"/>
              </w:rPr>
              <w:t>3</w:t>
            </w:r>
          </w:p>
        </w:tc>
        <w:tc>
          <w:tcPr>
            <w:tcW w:w="1988" w:type="dxa"/>
            <w:vAlign w:val="center"/>
          </w:tcPr>
          <w:p w14:paraId="6FD4B08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23AAEE7C">
            <w:pPr>
              <w:widowControl/>
              <w:spacing w:line="240" w:lineRule="exact"/>
              <w:jc w:val="center"/>
              <w:rPr>
                <w:bCs/>
                <w:color w:val="000000" w:themeColor="text1"/>
                <w:kern w:val="0"/>
                <w:sz w:val="18"/>
                <w:szCs w:val="18"/>
                <w:highlight w:val="none"/>
              </w:rPr>
            </w:pPr>
          </w:p>
        </w:tc>
      </w:tr>
      <w:tr w14:paraId="6DD9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C17998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A1FE8B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27AB0BC">
            <w:pPr>
              <w:spacing w:line="240" w:lineRule="exact"/>
              <w:rPr>
                <w:rFonts w:eastAsiaTheme="minorEastAsia"/>
                <w:sz w:val="18"/>
                <w:szCs w:val="18"/>
                <w:highlight w:val="none"/>
              </w:rPr>
            </w:pPr>
            <w:r>
              <w:rPr>
                <w:rFonts w:eastAsiaTheme="minorEastAsia"/>
                <w:sz w:val="18"/>
                <w:szCs w:val="18"/>
                <w:highlight w:val="none"/>
              </w:rPr>
              <w:t>数字孪生技术</w:t>
            </w:r>
          </w:p>
        </w:tc>
        <w:tc>
          <w:tcPr>
            <w:tcW w:w="574" w:type="dxa"/>
            <w:tcMar>
              <w:left w:w="57" w:type="dxa"/>
              <w:right w:w="57" w:type="dxa"/>
            </w:tcMar>
            <w:vAlign w:val="center"/>
          </w:tcPr>
          <w:p w14:paraId="1304E382">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FB2FBBD">
            <w:pPr>
              <w:widowControl/>
              <w:spacing w:line="240" w:lineRule="exact"/>
              <w:jc w:val="center"/>
              <w:rPr>
                <w:rFonts w:eastAsiaTheme="minorEastAsia"/>
                <w:color w:val="000000" w:themeColor="text1"/>
                <w:sz w:val="18"/>
                <w:szCs w:val="18"/>
                <w:highlight w:val="none"/>
              </w:rPr>
            </w:pPr>
            <w:r>
              <w:rPr>
                <w:rFonts w:eastAsiaTheme="minorEastAsia"/>
                <w:sz w:val="18"/>
                <w:szCs w:val="18"/>
                <w:highlight w:val="none"/>
              </w:rPr>
              <w:t>3</w:t>
            </w:r>
          </w:p>
        </w:tc>
        <w:tc>
          <w:tcPr>
            <w:tcW w:w="1988" w:type="dxa"/>
            <w:vAlign w:val="center"/>
          </w:tcPr>
          <w:p w14:paraId="47B9344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34176FB5">
            <w:pPr>
              <w:widowControl/>
              <w:spacing w:line="240" w:lineRule="exact"/>
              <w:jc w:val="center"/>
              <w:rPr>
                <w:bCs/>
                <w:color w:val="000000" w:themeColor="text1"/>
                <w:kern w:val="0"/>
                <w:sz w:val="18"/>
                <w:szCs w:val="18"/>
                <w:highlight w:val="none"/>
              </w:rPr>
            </w:pPr>
          </w:p>
        </w:tc>
      </w:tr>
      <w:tr w14:paraId="72EF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C6C51C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0CF7211">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DC22490">
            <w:pPr>
              <w:spacing w:line="240" w:lineRule="exact"/>
              <w:rPr>
                <w:color w:val="000000" w:themeColor="text1"/>
                <w:sz w:val="18"/>
                <w:szCs w:val="18"/>
                <w:highlight w:val="none"/>
              </w:rPr>
            </w:pPr>
            <w:r>
              <w:rPr>
                <w:rFonts w:eastAsiaTheme="minorEastAsia"/>
                <w:sz w:val="18"/>
                <w:szCs w:val="18"/>
                <w:highlight w:val="none"/>
              </w:rPr>
              <w:t>网络安全技术</w:t>
            </w:r>
          </w:p>
        </w:tc>
        <w:tc>
          <w:tcPr>
            <w:tcW w:w="574" w:type="dxa"/>
            <w:tcMar>
              <w:left w:w="57" w:type="dxa"/>
              <w:right w:w="57" w:type="dxa"/>
            </w:tcMar>
            <w:vAlign w:val="center"/>
          </w:tcPr>
          <w:p w14:paraId="6E098F0E">
            <w:pPr>
              <w:widowControl/>
              <w:spacing w:line="240" w:lineRule="exact"/>
              <w:jc w:val="center"/>
              <w:rPr>
                <w:bCs/>
                <w:color w:val="000000" w:themeColor="text1"/>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7EFEABD7">
            <w:pPr>
              <w:widowControl/>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3</w:t>
            </w:r>
          </w:p>
        </w:tc>
        <w:tc>
          <w:tcPr>
            <w:tcW w:w="1988" w:type="dxa"/>
            <w:vAlign w:val="center"/>
          </w:tcPr>
          <w:p w14:paraId="4871A72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24D08FDE">
            <w:pPr>
              <w:widowControl/>
              <w:spacing w:line="240" w:lineRule="exact"/>
              <w:jc w:val="center"/>
              <w:rPr>
                <w:bCs/>
                <w:color w:val="000000" w:themeColor="text1"/>
                <w:kern w:val="0"/>
                <w:sz w:val="18"/>
                <w:szCs w:val="18"/>
                <w:highlight w:val="none"/>
              </w:rPr>
            </w:pPr>
          </w:p>
        </w:tc>
      </w:tr>
      <w:tr w14:paraId="09F4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restart"/>
            <w:tcMar>
              <w:left w:w="57" w:type="dxa"/>
              <w:right w:w="57" w:type="dxa"/>
            </w:tcMar>
            <w:vAlign w:val="center"/>
          </w:tcPr>
          <w:p w14:paraId="6169642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双创教育</w:t>
            </w:r>
          </w:p>
          <w:p w14:paraId="6B53753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12</w:t>
            </w:r>
          </w:p>
          <w:p w14:paraId="3FBEE35B">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75DA285C">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18B4374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42BB687A">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p>
          <w:p w14:paraId="756A89D8">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452DDE5F">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4EA13FB">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p>
          <w:p w14:paraId="2857DD3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27E09D5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0B8774C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4032DA72">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6</w:t>
            </w:r>
          </w:p>
          <w:p w14:paraId="71D1985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274F6D61">
            <w:pPr>
              <w:spacing w:line="240" w:lineRule="exact"/>
              <w:rPr>
                <w:color w:val="000000" w:themeColor="text1"/>
                <w:sz w:val="18"/>
                <w:szCs w:val="18"/>
                <w:highlight w:val="none"/>
              </w:rPr>
            </w:pPr>
            <w:r>
              <w:rPr>
                <w:rFonts w:hint="eastAsia"/>
                <w:color w:val="000000" w:themeColor="text1"/>
                <w:sz w:val="18"/>
                <w:szCs w:val="18"/>
                <w:highlight w:val="none"/>
              </w:rPr>
              <w:t>大学生创新创业导论</w:t>
            </w:r>
          </w:p>
        </w:tc>
        <w:tc>
          <w:tcPr>
            <w:tcW w:w="574" w:type="dxa"/>
            <w:tcMar>
              <w:left w:w="57" w:type="dxa"/>
              <w:right w:w="57" w:type="dxa"/>
            </w:tcMar>
            <w:vAlign w:val="center"/>
          </w:tcPr>
          <w:p w14:paraId="76AE032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954292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988" w:type="dxa"/>
            <w:vAlign w:val="center"/>
          </w:tcPr>
          <w:p w14:paraId="6E8949B1">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经济与管理学院</w:t>
            </w:r>
          </w:p>
        </w:tc>
        <w:tc>
          <w:tcPr>
            <w:tcW w:w="2000" w:type="dxa"/>
            <w:tcMar>
              <w:left w:w="57" w:type="dxa"/>
              <w:right w:w="57" w:type="dxa"/>
            </w:tcMar>
            <w:vAlign w:val="center"/>
          </w:tcPr>
          <w:p w14:paraId="60F3865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r>
              <w:rPr>
                <w:rFonts w:hint="eastAsia"/>
                <w:bCs/>
                <w:color w:val="000000" w:themeColor="text1"/>
                <w:kern w:val="0"/>
                <w:sz w:val="18"/>
                <w:szCs w:val="18"/>
                <w:highlight w:val="none"/>
              </w:rPr>
              <w:t>创业</w:t>
            </w:r>
          </w:p>
        </w:tc>
      </w:tr>
      <w:tr w14:paraId="42C9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A5147E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EB8105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1F4725A">
            <w:pPr>
              <w:spacing w:line="240" w:lineRule="exact"/>
              <w:rPr>
                <w:color w:val="000000" w:themeColor="text1"/>
                <w:sz w:val="18"/>
                <w:szCs w:val="18"/>
                <w:highlight w:val="none"/>
              </w:rPr>
            </w:pPr>
            <w:r>
              <w:rPr>
                <w:rFonts w:hint="eastAsia"/>
                <w:color w:val="000000" w:themeColor="text1"/>
                <w:sz w:val="18"/>
                <w:szCs w:val="18"/>
                <w:highlight w:val="none"/>
              </w:rPr>
              <w:t>创新实践基础实训</w:t>
            </w:r>
          </w:p>
        </w:tc>
        <w:tc>
          <w:tcPr>
            <w:tcW w:w="574" w:type="dxa"/>
            <w:tcMar>
              <w:left w:w="57" w:type="dxa"/>
              <w:right w:w="57" w:type="dxa"/>
            </w:tcMar>
            <w:vAlign w:val="center"/>
          </w:tcPr>
          <w:p w14:paraId="407C026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B0BA2A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p>
        </w:tc>
        <w:tc>
          <w:tcPr>
            <w:tcW w:w="1988" w:type="dxa"/>
            <w:vAlign w:val="center"/>
          </w:tcPr>
          <w:p w14:paraId="0A8000C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1691FE3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p>
        </w:tc>
      </w:tr>
      <w:tr w14:paraId="4529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9665A7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AD805A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15B9EB0">
            <w:pPr>
              <w:spacing w:line="240" w:lineRule="exact"/>
              <w:rPr>
                <w:color w:val="000000" w:themeColor="text1"/>
                <w:sz w:val="18"/>
                <w:szCs w:val="18"/>
                <w:highlight w:val="none"/>
              </w:rPr>
            </w:pPr>
            <w:r>
              <w:rPr>
                <w:rFonts w:hint="eastAsia"/>
                <w:color w:val="000000" w:themeColor="text1"/>
                <w:sz w:val="18"/>
                <w:szCs w:val="18"/>
                <w:highlight w:val="none"/>
              </w:rPr>
              <w:t>创新实践高级实训</w:t>
            </w:r>
          </w:p>
        </w:tc>
        <w:tc>
          <w:tcPr>
            <w:tcW w:w="574" w:type="dxa"/>
            <w:tcMar>
              <w:left w:w="57" w:type="dxa"/>
              <w:right w:w="57" w:type="dxa"/>
            </w:tcMar>
            <w:vAlign w:val="center"/>
          </w:tcPr>
          <w:p w14:paraId="456DDB8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807997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p>
        </w:tc>
        <w:tc>
          <w:tcPr>
            <w:tcW w:w="1988" w:type="dxa"/>
            <w:vAlign w:val="center"/>
          </w:tcPr>
          <w:p w14:paraId="4D2D8CE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3CF26AD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p>
        </w:tc>
      </w:tr>
      <w:tr w14:paraId="1550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7777A01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4C2603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7433D41">
            <w:pPr>
              <w:spacing w:line="240" w:lineRule="exact"/>
              <w:rPr>
                <w:color w:val="000000" w:themeColor="text1"/>
                <w:sz w:val="18"/>
                <w:szCs w:val="18"/>
                <w:highlight w:val="none"/>
              </w:rPr>
            </w:pPr>
            <w:r>
              <w:rPr>
                <w:rFonts w:hint="eastAsia"/>
                <w:color w:val="000000" w:themeColor="text1"/>
                <w:sz w:val="18"/>
                <w:szCs w:val="18"/>
                <w:highlight w:val="none"/>
              </w:rPr>
              <w:t>综合创新实践（毕业实习）</w:t>
            </w:r>
          </w:p>
        </w:tc>
        <w:tc>
          <w:tcPr>
            <w:tcW w:w="574" w:type="dxa"/>
            <w:tcMar>
              <w:left w:w="57" w:type="dxa"/>
              <w:right w:w="57" w:type="dxa"/>
            </w:tcMar>
            <w:vAlign w:val="center"/>
          </w:tcPr>
          <w:p w14:paraId="07ADF3D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必</w:t>
            </w:r>
          </w:p>
        </w:tc>
        <w:tc>
          <w:tcPr>
            <w:tcW w:w="519" w:type="dxa"/>
            <w:tcMar>
              <w:left w:w="57" w:type="dxa"/>
              <w:right w:w="57" w:type="dxa"/>
            </w:tcMar>
            <w:vAlign w:val="center"/>
          </w:tcPr>
          <w:p w14:paraId="1A508E5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988" w:type="dxa"/>
            <w:vAlign w:val="center"/>
          </w:tcPr>
          <w:p w14:paraId="123A061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7EFF952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p>
        </w:tc>
      </w:tr>
      <w:tr w14:paraId="1AAC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C6EF3D4">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50305C9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06F8012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A62FE93">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6</w:t>
            </w:r>
          </w:p>
          <w:p w14:paraId="70BAD75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488B2293">
            <w:pPr>
              <w:spacing w:line="240" w:lineRule="exact"/>
              <w:rPr>
                <w:color w:val="000000" w:themeColor="text1"/>
                <w:sz w:val="18"/>
                <w:szCs w:val="18"/>
                <w:highlight w:val="none"/>
              </w:rPr>
            </w:pPr>
            <w:r>
              <w:rPr>
                <w:color w:val="000000" w:themeColor="text1"/>
                <w:sz w:val="18"/>
                <w:szCs w:val="18"/>
                <w:highlight w:val="none"/>
              </w:rPr>
              <w:t>双创通识选修</w:t>
            </w:r>
          </w:p>
        </w:tc>
        <w:tc>
          <w:tcPr>
            <w:tcW w:w="574" w:type="dxa"/>
            <w:tcMar>
              <w:left w:w="57" w:type="dxa"/>
              <w:right w:w="57" w:type="dxa"/>
            </w:tcMar>
            <w:vAlign w:val="center"/>
          </w:tcPr>
          <w:p w14:paraId="6E92549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5C2F484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w:t>
            </w:r>
          </w:p>
        </w:tc>
        <w:tc>
          <w:tcPr>
            <w:tcW w:w="1988" w:type="dxa"/>
            <w:vAlign w:val="center"/>
          </w:tcPr>
          <w:p w14:paraId="7931B85D">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000" w:type="dxa"/>
            <w:tcMar>
              <w:left w:w="57" w:type="dxa"/>
              <w:right w:w="57" w:type="dxa"/>
            </w:tcMar>
            <w:vAlign w:val="center"/>
          </w:tcPr>
          <w:p w14:paraId="56A43418">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依据创新创业类通识选修课程清单选修</w:t>
            </w:r>
          </w:p>
        </w:tc>
      </w:tr>
      <w:tr w14:paraId="1979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6692CF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3D8331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44AB5B8">
            <w:pPr>
              <w:spacing w:line="240" w:lineRule="exact"/>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574" w:type="dxa"/>
            <w:tcMar>
              <w:left w:w="57" w:type="dxa"/>
              <w:right w:w="57" w:type="dxa"/>
            </w:tcMar>
            <w:vAlign w:val="center"/>
          </w:tcPr>
          <w:p w14:paraId="2AD0312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41EACCA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w:t>
            </w:r>
          </w:p>
        </w:tc>
        <w:tc>
          <w:tcPr>
            <w:tcW w:w="1988" w:type="dxa"/>
            <w:vAlign w:val="center"/>
          </w:tcPr>
          <w:p w14:paraId="6B4DDEBB">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000" w:type="dxa"/>
            <w:tcMar>
              <w:left w:w="57" w:type="dxa"/>
              <w:right w:w="57" w:type="dxa"/>
            </w:tcMar>
            <w:vAlign w:val="center"/>
          </w:tcPr>
          <w:p w14:paraId="21CEAB9A">
            <w:pPr>
              <w:widowControl/>
              <w:spacing w:line="240" w:lineRule="exact"/>
              <w:jc w:val="center"/>
              <w:rPr>
                <w:color w:val="000000" w:themeColor="text1"/>
                <w:spacing w:val="-6"/>
                <w:sz w:val="18"/>
                <w:szCs w:val="18"/>
                <w:highlight w:val="none"/>
              </w:rPr>
            </w:pPr>
            <w:r>
              <w:rPr>
                <w:color w:val="000000" w:themeColor="text1"/>
                <w:spacing w:val="-6"/>
                <w:sz w:val="18"/>
                <w:szCs w:val="18"/>
                <w:highlight w:val="none"/>
              </w:rPr>
              <w:t>依据《南京工业大学本科生创新创业学分认定暂行管理办法》认定</w:t>
            </w:r>
            <w:r>
              <w:rPr>
                <w:rFonts w:hint="eastAsia"/>
                <w:color w:val="000000" w:themeColor="text1"/>
                <w:spacing w:val="-6"/>
                <w:sz w:val="18"/>
                <w:szCs w:val="18"/>
                <w:highlight w:val="none"/>
              </w:rPr>
              <w:t>学分</w:t>
            </w:r>
          </w:p>
        </w:tc>
      </w:tr>
    </w:tbl>
    <w:p w14:paraId="30ACAD2E">
      <w:pPr>
        <w:widowControl/>
        <w:jc w:val="left"/>
        <w:rPr>
          <w:rFonts w:eastAsia="黑体"/>
          <w:bCs/>
          <w:color w:val="000000" w:themeColor="text1"/>
          <w:kern w:val="0"/>
          <w:sz w:val="24"/>
          <w:highlight w:val="none"/>
        </w:rPr>
        <w:sectPr>
          <w:headerReference r:id="rId3" w:type="default"/>
          <w:pgSz w:w="11906" w:h="16838"/>
          <w:pgMar w:top="1440" w:right="1800" w:bottom="1440" w:left="1800" w:header="851" w:footer="992" w:gutter="0"/>
          <w:cols w:space="425" w:num="1"/>
          <w:docGrid w:type="lines" w:linePitch="312" w:charSpace="0"/>
        </w:sectPr>
      </w:pPr>
    </w:p>
    <w:p w14:paraId="26FB4B04">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指导性学习计划表</w:t>
      </w:r>
    </w:p>
    <w:tbl>
      <w:tblPr>
        <w:tblStyle w:val="16"/>
        <w:tblW w:w="13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44"/>
        <w:gridCol w:w="1044"/>
        <w:gridCol w:w="3782"/>
        <w:gridCol w:w="931"/>
        <w:gridCol w:w="931"/>
        <w:gridCol w:w="932"/>
        <w:gridCol w:w="931"/>
        <w:gridCol w:w="932"/>
        <w:gridCol w:w="931"/>
        <w:gridCol w:w="932"/>
        <w:gridCol w:w="1025"/>
      </w:tblGrid>
      <w:tr w14:paraId="578F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tblHeader/>
          <w:jc w:val="center"/>
        </w:trPr>
        <w:tc>
          <w:tcPr>
            <w:tcW w:w="1444" w:type="dxa"/>
            <w:vAlign w:val="center"/>
          </w:tcPr>
          <w:p w14:paraId="21CAC803">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学期</w:t>
            </w:r>
          </w:p>
        </w:tc>
        <w:tc>
          <w:tcPr>
            <w:tcW w:w="1044" w:type="dxa"/>
            <w:vAlign w:val="center"/>
          </w:tcPr>
          <w:p w14:paraId="56567E13">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3782" w:type="dxa"/>
            <w:tcMar>
              <w:left w:w="57" w:type="dxa"/>
              <w:right w:w="57" w:type="dxa"/>
            </w:tcMar>
            <w:vAlign w:val="center"/>
          </w:tcPr>
          <w:p w14:paraId="04D694AC">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931" w:type="dxa"/>
            <w:tcMar>
              <w:left w:w="57" w:type="dxa"/>
              <w:right w:w="57" w:type="dxa"/>
            </w:tcMar>
            <w:vAlign w:val="center"/>
          </w:tcPr>
          <w:p w14:paraId="18AD8126">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931" w:type="dxa"/>
            <w:tcMar>
              <w:left w:w="57" w:type="dxa"/>
              <w:right w:w="57" w:type="dxa"/>
            </w:tcMar>
            <w:vAlign w:val="center"/>
          </w:tcPr>
          <w:p w14:paraId="71547548">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932" w:type="dxa"/>
            <w:tcMar>
              <w:left w:w="57" w:type="dxa"/>
              <w:right w:w="57" w:type="dxa"/>
            </w:tcMar>
            <w:vAlign w:val="center"/>
          </w:tcPr>
          <w:p w14:paraId="3B4ACE1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总学时</w:t>
            </w:r>
          </w:p>
        </w:tc>
        <w:tc>
          <w:tcPr>
            <w:tcW w:w="931" w:type="dxa"/>
            <w:tcMar>
              <w:left w:w="57" w:type="dxa"/>
              <w:right w:w="57" w:type="dxa"/>
            </w:tcMar>
            <w:vAlign w:val="center"/>
          </w:tcPr>
          <w:p w14:paraId="610E3A40">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讲课学时</w:t>
            </w:r>
          </w:p>
        </w:tc>
        <w:tc>
          <w:tcPr>
            <w:tcW w:w="932" w:type="dxa"/>
            <w:tcMar>
              <w:left w:w="57" w:type="dxa"/>
              <w:right w:w="57" w:type="dxa"/>
            </w:tcMar>
            <w:vAlign w:val="center"/>
          </w:tcPr>
          <w:p w14:paraId="66062768">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实验学时</w:t>
            </w:r>
          </w:p>
        </w:tc>
        <w:tc>
          <w:tcPr>
            <w:tcW w:w="931" w:type="dxa"/>
            <w:tcMar>
              <w:left w:w="57" w:type="dxa"/>
              <w:right w:w="57" w:type="dxa"/>
            </w:tcMar>
            <w:vAlign w:val="center"/>
          </w:tcPr>
          <w:p w14:paraId="66930A0E">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上机学时</w:t>
            </w:r>
          </w:p>
        </w:tc>
        <w:tc>
          <w:tcPr>
            <w:tcW w:w="932" w:type="dxa"/>
          </w:tcPr>
          <w:p w14:paraId="00558E19">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实践周数</w:t>
            </w:r>
          </w:p>
        </w:tc>
        <w:tc>
          <w:tcPr>
            <w:tcW w:w="1025" w:type="dxa"/>
            <w:tcMar>
              <w:left w:w="57" w:type="dxa"/>
              <w:right w:w="57" w:type="dxa"/>
            </w:tcMar>
            <w:vAlign w:val="center"/>
          </w:tcPr>
          <w:p w14:paraId="7E6B74A4">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3390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restart"/>
            <w:vAlign w:val="center"/>
          </w:tcPr>
          <w:p w14:paraId="5198D7FE">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一</w:t>
            </w:r>
            <w:r>
              <w:rPr>
                <w:bCs/>
                <w:color w:val="000000" w:themeColor="text1"/>
                <w:kern w:val="0"/>
                <w:sz w:val="18"/>
                <w:szCs w:val="18"/>
                <w:highlight w:val="none"/>
              </w:rPr>
              <w:t>学期</w:t>
            </w:r>
          </w:p>
          <w:p w14:paraId="45C228D5">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24</w:t>
            </w:r>
            <w:r>
              <w:rPr>
                <w:bCs/>
                <w:color w:val="000000" w:themeColor="text1"/>
                <w:kern w:val="0"/>
                <w:sz w:val="18"/>
                <w:szCs w:val="18"/>
                <w:highlight w:val="none"/>
              </w:rPr>
              <w:t>学分</w:t>
            </w:r>
          </w:p>
          <w:p w14:paraId="2B4981F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22</w:t>
            </w:r>
            <w:r>
              <w:rPr>
                <w:bCs/>
                <w:color w:val="000000" w:themeColor="text1"/>
                <w:kern w:val="0"/>
                <w:sz w:val="18"/>
                <w:szCs w:val="18"/>
                <w:highlight w:val="none"/>
              </w:rPr>
              <w:t>学分</w:t>
            </w:r>
          </w:p>
          <w:p w14:paraId="093AB147">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选修2学分</w:t>
            </w:r>
          </w:p>
        </w:tc>
        <w:tc>
          <w:tcPr>
            <w:tcW w:w="1044" w:type="dxa"/>
            <w:vMerge w:val="restart"/>
            <w:vAlign w:val="center"/>
          </w:tcPr>
          <w:p w14:paraId="236FDD79">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3928C7D6">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17</w:t>
            </w:r>
            <w:r>
              <w:rPr>
                <w:bCs/>
                <w:color w:val="000000" w:themeColor="text1"/>
                <w:kern w:val="0"/>
                <w:sz w:val="18"/>
                <w:szCs w:val="18"/>
                <w:highlight w:val="none"/>
              </w:rPr>
              <w:t>学分</w:t>
            </w:r>
          </w:p>
        </w:tc>
        <w:tc>
          <w:tcPr>
            <w:tcW w:w="3782" w:type="dxa"/>
            <w:tcMar>
              <w:left w:w="57" w:type="dxa"/>
              <w:right w:w="57" w:type="dxa"/>
            </w:tcMar>
            <w:vAlign w:val="center"/>
          </w:tcPr>
          <w:p w14:paraId="566D5898">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7E09AB3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643D16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409F3EF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2A147680">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48E0E47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918CDA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4BF46B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7D66768">
            <w:pPr>
              <w:widowControl/>
              <w:spacing w:line="240" w:lineRule="exact"/>
              <w:jc w:val="center"/>
              <w:rPr>
                <w:bCs/>
                <w:color w:val="000000" w:themeColor="text1"/>
                <w:kern w:val="0"/>
                <w:sz w:val="18"/>
                <w:szCs w:val="18"/>
                <w:highlight w:val="none"/>
              </w:rPr>
            </w:pPr>
          </w:p>
        </w:tc>
      </w:tr>
      <w:tr w14:paraId="5872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42BBBC7F">
            <w:pPr>
              <w:spacing w:line="240" w:lineRule="exact"/>
              <w:jc w:val="center"/>
              <w:rPr>
                <w:bCs/>
                <w:color w:val="000000" w:themeColor="text1"/>
                <w:kern w:val="0"/>
                <w:sz w:val="18"/>
                <w:szCs w:val="18"/>
                <w:highlight w:val="none"/>
              </w:rPr>
            </w:pPr>
          </w:p>
        </w:tc>
        <w:tc>
          <w:tcPr>
            <w:tcW w:w="1044" w:type="dxa"/>
            <w:vMerge w:val="continue"/>
            <w:vAlign w:val="center"/>
          </w:tcPr>
          <w:p w14:paraId="18843FF7">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13ACCE6">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931" w:type="dxa"/>
            <w:tcMar>
              <w:left w:w="57" w:type="dxa"/>
              <w:right w:w="57" w:type="dxa"/>
            </w:tcMar>
            <w:vAlign w:val="center"/>
          </w:tcPr>
          <w:p w14:paraId="1B4A5DC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A32F90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621BE09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36</w:t>
            </w:r>
          </w:p>
        </w:tc>
        <w:tc>
          <w:tcPr>
            <w:tcW w:w="931" w:type="dxa"/>
            <w:tcMar>
              <w:left w:w="57" w:type="dxa"/>
              <w:right w:w="57" w:type="dxa"/>
            </w:tcMar>
            <w:vAlign w:val="center"/>
          </w:tcPr>
          <w:p w14:paraId="4456A966">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36</w:t>
            </w:r>
          </w:p>
        </w:tc>
        <w:tc>
          <w:tcPr>
            <w:tcW w:w="932" w:type="dxa"/>
            <w:tcMar>
              <w:left w:w="57" w:type="dxa"/>
              <w:right w:w="57" w:type="dxa"/>
            </w:tcMar>
            <w:vAlign w:val="center"/>
          </w:tcPr>
          <w:p w14:paraId="35288FE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EE837F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D486B0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42BF3CA">
            <w:pPr>
              <w:widowControl/>
              <w:spacing w:line="240" w:lineRule="exact"/>
              <w:jc w:val="center"/>
              <w:rPr>
                <w:bCs/>
                <w:color w:val="000000" w:themeColor="text1"/>
                <w:kern w:val="0"/>
                <w:sz w:val="18"/>
                <w:szCs w:val="18"/>
                <w:highlight w:val="none"/>
              </w:rPr>
            </w:pPr>
          </w:p>
        </w:tc>
      </w:tr>
      <w:tr w14:paraId="2D3B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04C6FBBF">
            <w:pPr>
              <w:spacing w:line="240" w:lineRule="exact"/>
              <w:jc w:val="center"/>
              <w:rPr>
                <w:bCs/>
                <w:color w:val="000000" w:themeColor="text1"/>
                <w:kern w:val="0"/>
                <w:sz w:val="18"/>
                <w:szCs w:val="18"/>
                <w:highlight w:val="none"/>
              </w:rPr>
            </w:pPr>
          </w:p>
        </w:tc>
        <w:tc>
          <w:tcPr>
            <w:tcW w:w="1044" w:type="dxa"/>
            <w:vMerge w:val="continue"/>
            <w:vAlign w:val="center"/>
          </w:tcPr>
          <w:p w14:paraId="43E6575C">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423F820">
            <w:pPr>
              <w:spacing w:line="240" w:lineRule="exact"/>
              <w:rPr>
                <w:color w:val="000000" w:themeColor="text1"/>
                <w:sz w:val="18"/>
                <w:szCs w:val="18"/>
                <w:highlight w:val="none"/>
              </w:rPr>
            </w:pPr>
            <w:r>
              <w:rPr>
                <w:color w:val="000000" w:themeColor="text1"/>
                <w:sz w:val="18"/>
                <w:szCs w:val="18"/>
                <w:highlight w:val="none"/>
              </w:rPr>
              <w:t>军事技能</w:t>
            </w:r>
          </w:p>
        </w:tc>
        <w:tc>
          <w:tcPr>
            <w:tcW w:w="931" w:type="dxa"/>
            <w:tcMar>
              <w:left w:w="57" w:type="dxa"/>
              <w:right w:w="57" w:type="dxa"/>
            </w:tcMar>
            <w:vAlign w:val="center"/>
          </w:tcPr>
          <w:p w14:paraId="7CA30AC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3DE070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6EA402A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931" w:type="dxa"/>
            <w:tcMar>
              <w:left w:w="57" w:type="dxa"/>
              <w:right w:w="57" w:type="dxa"/>
            </w:tcMar>
            <w:vAlign w:val="center"/>
          </w:tcPr>
          <w:p w14:paraId="55924398">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22EC990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E17DFB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0592D9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1025" w:type="dxa"/>
            <w:tcMar>
              <w:left w:w="0" w:type="dxa"/>
              <w:right w:w="0" w:type="dxa"/>
            </w:tcMar>
            <w:vAlign w:val="center"/>
          </w:tcPr>
          <w:p w14:paraId="59D59A5A">
            <w:pPr>
              <w:widowControl/>
              <w:spacing w:line="240" w:lineRule="exact"/>
              <w:jc w:val="center"/>
              <w:rPr>
                <w:bCs/>
                <w:color w:val="000000" w:themeColor="text1"/>
                <w:kern w:val="0"/>
                <w:sz w:val="18"/>
                <w:szCs w:val="18"/>
                <w:highlight w:val="none"/>
              </w:rPr>
            </w:pPr>
          </w:p>
        </w:tc>
      </w:tr>
      <w:tr w14:paraId="7ABC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713CEA01">
            <w:pPr>
              <w:spacing w:line="240" w:lineRule="exact"/>
              <w:jc w:val="center"/>
              <w:rPr>
                <w:bCs/>
                <w:color w:val="000000" w:themeColor="text1"/>
                <w:kern w:val="0"/>
                <w:sz w:val="18"/>
                <w:szCs w:val="18"/>
                <w:highlight w:val="none"/>
              </w:rPr>
            </w:pPr>
          </w:p>
        </w:tc>
        <w:tc>
          <w:tcPr>
            <w:tcW w:w="1044" w:type="dxa"/>
            <w:vMerge w:val="continue"/>
            <w:vAlign w:val="center"/>
          </w:tcPr>
          <w:p w14:paraId="171503F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4A7439C">
            <w:pPr>
              <w:spacing w:line="240" w:lineRule="exact"/>
              <w:rPr>
                <w:color w:val="000000" w:themeColor="text1"/>
                <w:sz w:val="18"/>
                <w:szCs w:val="18"/>
                <w:highlight w:val="none"/>
              </w:rPr>
            </w:pPr>
            <w:r>
              <w:rPr>
                <w:color w:val="000000" w:themeColor="text1"/>
                <w:sz w:val="18"/>
                <w:szCs w:val="18"/>
                <w:highlight w:val="none"/>
              </w:rPr>
              <w:t>大学体育-1</w:t>
            </w:r>
          </w:p>
        </w:tc>
        <w:tc>
          <w:tcPr>
            <w:tcW w:w="931" w:type="dxa"/>
            <w:tcMar>
              <w:left w:w="57" w:type="dxa"/>
              <w:right w:w="57" w:type="dxa"/>
            </w:tcMar>
            <w:vAlign w:val="center"/>
          </w:tcPr>
          <w:p w14:paraId="5DFCD2C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BE5C012">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2C9C396C">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1ED7C6DD">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42FE9B8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36ACED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8C43B5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0542338">
            <w:pPr>
              <w:widowControl/>
              <w:spacing w:line="240" w:lineRule="exact"/>
              <w:jc w:val="center"/>
              <w:rPr>
                <w:color w:val="000000" w:themeColor="text1"/>
                <w:kern w:val="0"/>
                <w:sz w:val="18"/>
                <w:szCs w:val="18"/>
                <w:highlight w:val="none"/>
              </w:rPr>
            </w:pPr>
          </w:p>
        </w:tc>
      </w:tr>
      <w:tr w14:paraId="1436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32F93776">
            <w:pPr>
              <w:spacing w:line="240" w:lineRule="exact"/>
              <w:jc w:val="center"/>
              <w:rPr>
                <w:bCs/>
                <w:color w:val="000000" w:themeColor="text1"/>
                <w:kern w:val="0"/>
                <w:sz w:val="18"/>
                <w:szCs w:val="18"/>
                <w:highlight w:val="none"/>
              </w:rPr>
            </w:pPr>
          </w:p>
        </w:tc>
        <w:tc>
          <w:tcPr>
            <w:tcW w:w="1044" w:type="dxa"/>
            <w:vMerge w:val="continue"/>
            <w:vAlign w:val="center"/>
          </w:tcPr>
          <w:p w14:paraId="4010AA48">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CA2B91D">
            <w:pPr>
              <w:spacing w:line="240" w:lineRule="exact"/>
              <w:rPr>
                <w:color w:val="000000" w:themeColor="text1"/>
                <w:sz w:val="18"/>
                <w:szCs w:val="18"/>
                <w:highlight w:val="none"/>
              </w:rPr>
            </w:pPr>
            <w:r>
              <w:rPr>
                <w:color w:val="000000"/>
                <w:sz w:val="18"/>
                <w:szCs w:val="18"/>
                <w:highlight w:val="none"/>
              </w:rPr>
              <w:t>新时代大学生劳动教育</w:t>
            </w:r>
          </w:p>
        </w:tc>
        <w:tc>
          <w:tcPr>
            <w:tcW w:w="931" w:type="dxa"/>
            <w:tcMar>
              <w:left w:w="57" w:type="dxa"/>
              <w:right w:w="57" w:type="dxa"/>
            </w:tcMar>
            <w:vAlign w:val="center"/>
          </w:tcPr>
          <w:p w14:paraId="09A3E5F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819F059">
            <w:pPr>
              <w:widowControl/>
              <w:spacing w:line="240" w:lineRule="exact"/>
              <w:jc w:val="center"/>
              <w:rPr>
                <w:color w:val="000000" w:themeColor="text1"/>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32436BEA">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1" w:type="dxa"/>
            <w:tcMar>
              <w:left w:w="57" w:type="dxa"/>
              <w:right w:w="57" w:type="dxa"/>
            </w:tcMar>
            <w:vAlign w:val="center"/>
          </w:tcPr>
          <w:p w14:paraId="42BA3B55">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2" w:type="dxa"/>
            <w:tcMar>
              <w:left w:w="57" w:type="dxa"/>
              <w:right w:w="57" w:type="dxa"/>
            </w:tcMar>
            <w:vAlign w:val="center"/>
          </w:tcPr>
          <w:p w14:paraId="26CEE2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3167B1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A4ED35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5269D48">
            <w:pPr>
              <w:widowControl/>
              <w:spacing w:line="240" w:lineRule="exact"/>
              <w:jc w:val="center"/>
              <w:rPr>
                <w:color w:val="000000" w:themeColor="text1"/>
                <w:kern w:val="0"/>
                <w:sz w:val="18"/>
                <w:szCs w:val="18"/>
                <w:highlight w:val="none"/>
              </w:rPr>
            </w:pPr>
          </w:p>
        </w:tc>
      </w:tr>
      <w:tr w14:paraId="5920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1B984AF5">
            <w:pPr>
              <w:spacing w:line="240" w:lineRule="exact"/>
              <w:jc w:val="center"/>
              <w:rPr>
                <w:bCs/>
                <w:color w:val="000000" w:themeColor="text1"/>
                <w:kern w:val="0"/>
                <w:sz w:val="18"/>
                <w:szCs w:val="18"/>
                <w:highlight w:val="none"/>
              </w:rPr>
            </w:pPr>
          </w:p>
        </w:tc>
        <w:tc>
          <w:tcPr>
            <w:tcW w:w="1044" w:type="dxa"/>
            <w:vMerge w:val="continue"/>
            <w:vAlign w:val="center"/>
          </w:tcPr>
          <w:p w14:paraId="267B0D38">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3A03215">
            <w:pPr>
              <w:spacing w:line="240" w:lineRule="exact"/>
              <w:rPr>
                <w:color w:val="000000" w:themeColor="text1"/>
                <w:sz w:val="18"/>
                <w:szCs w:val="18"/>
                <w:highlight w:val="none"/>
              </w:rPr>
            </w:pPr>
            <w:r>
              <w:rPr>
                <w:color w:val="000000" w:themeColor="text1"/>
                <w:kern w:val="0"/>
                <w:sz w:val="18"/>
                <w:szCs w:val="18"/>
                <w:highlight w:val="none"/>
              </w:rPr>
              <w:t>基础英语-1</w:t>
            </w:r>
          </w:p>
        </w:tc>
        <w:tc>
          <w:tcPr>
            <w:tcW w:w="931" w:type="dxa"/>
            <w:tcMar>
              <w:left w:w="57" w:type="dxa"/>
              <w:right w:w="57" w:type="dxa"/>
            </w:tcMar>
            <w:vAlign w:val="center"/>
          </w:tcPr>
          <w:p w14:paraId="2EF065C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36A082D">
            <w:pPr>
              <w:widowControl/>
              <w:spacing w:line="240" w:lineRule="exact"/>
              <w:jc w:val="center"/>
              <w:rPr>
                <w:color w:val="000000" w:themeColor="text1"/>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36DC11C8">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1" w:type="dxa"/>
            <w:tcMar>
              <w:left w:w="57" w:type="dxa"/>
              <w:right w:w="57" w:type="dxa"/>
            </w:tcMar>
            <w:vAlign w:val="center"/>
          </w:tcPr>
          <w:p w14:paraId="4A167963">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2" w:type="dxa"/>
            <w:tcMar>
              <w:left w:w="57" w:type="dxa"/>
              <w:right w:w="57" w:type="dxa"/>
            </w:tcMar>
            <w:vAlign w:val="center"/>
          </w:tcPr>
          <w:p w14:paraId="73D3DC1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55FB14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FCC3CD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0DA3970">
            <w:pPr>
              <w:widowControl/>
              <w:spacing w:line="240" w:lineRule="exact"/>
              <w:jc w:val="center"/>
              <w:rPr>
                <w:color w:val="000000" w:themeColor="text1"/>
                <w:kern w:val="0"/>
                <w:sz w:val="18"/>
                <w:szCs w:val="18"/>
                <w:highlight w:val="none"/>
              </w:rPr>
            </w:pPr>
          </w:p>
        </w:tc>
      </w:tr>
      <w:tr w14:paraId="5677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2AD8E079">
            <w:pPr>
              <w:spacing w:line="240" w:lineRule="exact"/>
              <w:jc w:val="center"/>
              <w:rPr>
                <w:bCs/>
                <w:color w:val="000000" w:themeColor="text1"/>
                <w:kern w:val="0"/>
                <w:sz w:val="18"/>
                <w:szCs w:val="18"/>
                <w:highlight w:val="none"/>
              </w:rPr>
            </w:pPr>
          </w:p>
        </w:tc>
        <w:tc>
          <w:tcPr>
            <w:tcW w:w="1044" w:type="dxa"/>
            <w:vMerge w:val="continue"/>
            <w:vAlign w:val="center"/>
          </w:tcPr>
          <w:p w14:paraId="5F61A52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06BED0E">
            <w:pPr>
              <w:spacing w:line="240" w:lineRule="exact"/>
              <w:rPr>
                <w:color w:val="000000" w:themeColor="text1"/>
                <w:sz w:val="18"/>
                <w:szCs w:val="18"/>
                <w:highlight w:val="none"/>
              </w:rPr>
            </w:pPr>
            <w:r>
              <w:rPr>
                <w:color w:val="000000" w:themeColor="text1"/>
                <w:kern w:val="0"/>
                <w:sz w:val="18"/>
                <w:szCs w:val="18"/>
                <w:highlight w:val="none"/>
              </w:rPr>
              <w:t>入学教育</w:t>
            </w:r>
          </w:p>
        </w:tc>
        <w:tc>
          <w:tcPr>
            <w:tcW w:w="931" w:type="dxa"/>
            <w:tcMar>
              <w:left w:w="57" w:type="dxa"/>
              <w:right w:w="57" w:type="dxa"/>
            </w:tcMar>
            <w:vAlign w:val="center"/>
          </w:tcPr>
          <w:p w14:paraId="47298E1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C9945BD">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78C3E7F8">
            <w:pPr>
              <w:widowControl/>
              <w:spacing w:line="240" w:lineRule="exact"/>
              <w:jc w:val="center"/>
              <w:rPr>
                <w:color w:val="000000" w:themeColor="text1"/>
                <w:sz w:val="18"/>
                <w:szCs w:val="18"/>
                <w:highlight w:val="none"/>
              </w:rPr>
            </w:pPr>
            <w:r>
              <w:rPr>
                <w:color w:val="000000" w:themeColor="text1"/>
                <w:kern w:val="0"/>
                <w:sz w:val="18"/>
                <w:szCs w:val="18"/>
                <w:highlight w:val="none"/>
              </w:rPr>
              <w:t>1周</w:t>
            </w:r>
          </w:p>
        </w:tc>
        <w:tc>
          <w:tcPr>
            <w:tcW w:w="931" w:type="dxa"/>
            <w:tcMar>
              <w:left w:w="57" w:type="dxa"/>
              <w:right w:w="57" w:type="dxa"/>
            </w:tcMar>
            <w:vAlign w:val="center"/>
          </w:tcPr>
          <w:p w14:paraId="18EFDE45">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BB4DAE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62B919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A3D156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813DA03">
            <w:pPr>
              <w:widowControl/>
              <w:spacing w:line="240" w:lineRule="exact"/>
              <w:jc w:val="center"/>
              <w:rPr>
                <w:color w:val="000000" w:themeColor="text1"/>
                <w:kern w:val="0"/>
                <w:sz w:val="18"/>
                <w:szCs w:val="18"/>
                <w:highlight w:val="none"/>
              </w:rPr>
            </w:pPr>
          </w:p>
        </w:tc>
      </w:tr>
      <w:tr w14:paraId="4AC9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54404ECF">
            <w:pPr>
              <w:spacing w:line="240" w:lineRule="exact"/>
              <w:jc w:val="center"/>
              <w:rPr>
                <w:bCs/>
                <w:color w:val="000000" w:themeColor="text1"/>
                <w:kern w:val="0"/>
                <w:sz w:val="18"/>
                <w:szCs w:val="18"/>
                <w:highlight w:val="none"/>
              </w:rPr>
            </w:pPr>
          </w:p>
        </w:tc>
        <w:tc>
          <w:tcPr>
            <w:tcW w:w="1044" w:type="dxa"/>
            <w:vMerge w:val="continue"/>
            <w:vAlign w:val="center"/>
          </w:tcPr>
          <w:p w14:paraId="420C7CA3">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EE28B09">
            <w:pPr>
              <w:spacing w:line="240" w:lineRule="exact"/>
              <w:rPr>
                <w:color w:val="000000" w:themeColor="text1"/>
                <w:sz w:val="18"/>
                <w:szCs w:val="18"/>
                <w:highlight w:val="none"/>
              </w:rPr>
            </w:pPr>
            <w:r>
              <w:rPr>
                <w:color w:val="000000" w:themeColor="text1"/>
                <w:kern w:val="0"/>
                <w:sz w:val="18"/>
                <w:szCs w:val="18"/>
                <w:highlight w:val="none"/>
              </w:rPr>
              <w:t>大学生职业发展与就业指导-1</w:t>
            </w:r>
          </w:p>
        </w:tc>
        <w:tc>
          <w:tcPr>
            <w:tcW w:w="931" w:type="dxa"/>
            <w:tcMar>
              <w:left w:w="57" w:type="dxa"/>
              <w:right w:w="57" w:type="dxa"/>
            </w:tcMar>
            <w:vAlign w:val="center"/>
          </w:tcPr>
          <w:p w14:paraId="7E85126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BCFA3DB">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9406793">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48733759">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1733A11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A6EB7E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9FF89E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1C0747C">
            <w:pPr>
              <w:widowControl/>
              <w:spacing w:line="240" w:lineRule="exact"/>
              <w:jc w:val="center"/>
              <w:rPr>
                <w:color w:val="000000" w:themeColor="text1"/>
                <w:kern w:val="0"/>
                <w:sz w:val="18"/>
                <w:szCs w:val="18"/>
                <w:highlight w:val="none"/>
              </w:rPr>
            </w:pPr>
          </w:p>
        </w:tc>
      </w:tr>
      <w:tr w14:paraId="1BB9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124A61CC">
            <w:pPr>
              <w:spacing w:line="240" w:lineRule="exact"/>
              <w:jc w:val="center"/>
              <w:rPr>
                <w:bCs/>
                <w:color w:val="000000" w:themeColor="text1"/>
                <w:kern w:val="0"/>
                <w:sz w:val="18"/>
                <w:szCs w:val="18"/>
                <w:highlight w:val="none"/>
              </w:rPr>
            </w:pPr>
          </w:p>
        </w:tc>
        <w:tc>
          <w:tcPr>
            <w:tcW w:w="1044" w:type="dxa"/>
            <w:vMerge w:val="continue"/>
            <w:vAlign w:val="center"/>
          </w:tcPr>
          <w:p w14:paraId="6F16FA7E">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DC7A451">
            <w:pPr>
              <w:spacing w:line="240" w:lineRule="exact"/>
              <w:rPr>
                <w:rFonts w:hint="default" w:eastAsia="宋体"/>
                <w:color w:val="000000" w:themeColor="text1"/>
                <w:kern w:val="0"/>
                <w:sz w:val="18"/>
                <w:szCs w:val="18"/>
                <w:highlight w:val="none"/>
                <w:lang w:val="en-US" w:eastAsia="zh-CN"/>
              </w:rPr>
            </w:pPr>
            <w:r>
              <w:rPr>
                <w:color w:val="000000" w:themeColor="text1"/>
                <w:kern w:val="0"/>
                <w:sz w:val="18"/>
                <w:szCs w:val="18"/>
                <w:highlight w:val="none"/>
              </w:rPr>
              <w:t>大学生心理健康教育</w:t>
            </w:r>
            <w:r>
              <w:rPr>
                <w:rFonts w:hint="eastAsia"/>
                <w:color w:val="000000" w:themeColor="text1"/>
                <w:kern w:val="0"/>
                <w:sz w:val="18"/>
                <w:szCs w:val="18"/>
                <w:highlight w:val="none"/>
                <w:lang w:val="en-US" w:eastAsia="zh-CN"/>
              </w:rPr>
              <w:t>-1</w:t>
            </w:r>
          </w:p>
        </w:tc>
        <w:tc>
          <w:tcPr>
            <w:tcW w:w="931" w:type="dxa"/>
            <w:tcMar>
              <w:left w:w="57" w:type="dxa"/>
              <w:right w:w="57" w:type="dxa"/>
            </w:tcMar>
            <w:vAlign w:val="center"/>
          </w:tcPr>
          <w:p w14:paraId="377C068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11FC856">
            <w:pPr>
              <w:widowControl/>
              <w:spacing w:line="240" w:lineRule="exact"/>
              <w:jc w:val="center"/>
              <w:rPr>
                <w:rFonts w:hint="default"/>
                <w:color w:val="000000" w:themeColor="text1"/>
                <w:kern w:val="0"/>
                <w:sz w:val="18"/>
                <w:szCs w:val="18"/>
                <w:highlight w:val="none"/>
                <w:lang w:val="en-US"/>
              </w:rPr>
            </w:pPr>
            <w:r>
              <w:rPr>
                <w:rFonts w:hint="eastAsia"/>
                <w:color w:val="000000" w:themeColor="text1"/>
                <w:kern w:val="0"/>
                <w:sz w:val="18"/>
                <w:szCs w:val="18"/>
                <w:highlight w:val="none"/>
                <w:lang w:val="en-US" w:eastAsia="zh-CN"/>
              </w:rPr>
              <w:t>1</w:t>
            </w:r>
          </w:p>
        </w:tc>
        <w:tc>
          <w:tcPr>
            <w:tcW w:w="932" w:type="dxa"/>
            <w:tcMar>
              <w:left w:w="57" w:type="dxa"/>
              <w:right w:w="57" w:type="dxa"/>
            </w:tcMar>
            <w:vAlign w:val="center"/>
          </w:tcPr>
          <w:p w14:paraId="21CAE0F2">
            <w:pPr>
              <w:widowControl/>
              <w:spacing w:line="240" w:lineRule="exact"/>
              <w:jc w:val="center"/>
              <w:rPr>
                <w:rFonts w:hint="default"/>
                <w:color w:val="000000" w:themeColor="text1"/>
                <w:kern w:val="0"/>
                <w:sz w:val="18"/>
                <w:szCs w:val="18"/>
                <w:highlight w:val="none"/>
                <w:lang w:val="en-US"/>
              </w:rPr>
            </w:pPr>
            <w:r>
              <w:rPr>
                <w:rFonts w:hint="eastAsia"/>
                <w:color w:val="000000" w:themeColor="text1"/>
                <w:kern w:val="0"/>
                <w:sz w:val="18"/>
                <w:szCs w:val="18"/>
                <w:highlight w:val="none"/>
                <w:lang w:val="en-US" w:eastAsia="zh-CN"/>
              </w:rPr>
              <w:t>16</w:t>
            </w:r>
          </w:p>
        </w:tc>
        <w:tc>
          <w:tcPr>
            <w:tcW w:w="931" w:type="dxa"/>
            <w:tcMar>
              <w:left w:w="57" w:type="dxa"/>
              <w:right w:w="57" w:type="dxa"/>
            </w:tcMar>
            <w:vAlign w:val="center"/>
          </w:tcPr>
          <w:p w14:paraId="4F8C1E20">
            <w:pPr>
              <w:widowControl/>
              <w:spacing w:line="240" w:lineRule="exact"/>
              <w:jc w:val="center"/>
              <w:rPr>
                <w:rFonts w:hint="default"/>
                <w:color w:val="000000" w:themeColor="text1"/>
                <w:kern w:val="0"/>
                <w:sz w:val="18"/>
                <w:szCs w:val="18"/>
                <w:highlight w:val="none"/>
                <w:lang w:val="en-US"/>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60B13B3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C3D5C5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A0C82B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F58F0B1">
            <w:pPr>
              <w:widowControl/>
              <w:spacing w:line="240" w:lineRule="exact"/>
              <w:jc w:val="center"/>
              <w:rPr>
                <w:color w:val="000000" w:themeColor="text1"/>
                <w:kern w:val="0"/>
                <w:sz w:val="18"/>
                <w:szCs w:val="18"/>
                <w:highlight w:val="none"/>
              </w:rPr>
            </w:pPr>
          </w:p>
        </w:tc>
      </w:tr>
      <w:tr w14:paraId="23A0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68919719">
            <w:pPr>
              <w:spacing w:line="240" w:lineRule="exact"/>
              <w:jc w:val="center"/>
              <w:rPr>
                <w:bCs/>
                <w:color w:val="000000" w:themeColor="text1"/>
                <w:kern w:val="0"/>
                <w:sz w:val="18"/>
                <w:szCs w:val="18"/>
                <w:highlight w:val="none"/>
              </w:rPr>
            </w:pPr>
          </w:p>
        </w:tc>
        <w:tc>
          <w:tcPr>
            <w:tcW w:w="1044" w:type="dxa"/>
            <w:vMerge w:val="continue"/>
            <w:vAlign w:val="center"/>
          </w:tcPr>
          <w:p w14:paraId="132B482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2FAB995">
            <w:pPr>
              <w:spacing w:line="240" w:lineRule="exact"/>
              <w:rPr>
                <w:color w:val="000000" w:themeColor="text1"/>
                <w:sz w:val="18"/>
                <w:szCs w:val="18"/>
                <w:highlight w:val="none"/>
              </w:rPr>
            </w:pPr>
            <w:r>
              <w:rPr>
                <w:rFonts w:hint="eastAsia"/>
                <w:color w:val="000000" w:themeColor="text1"/>
                <w:sz w:val="18"/>
                <w:szCs w:val="18"/>
                <w:highlight w:val="none"/>
              </w:rPr>
              <w:t>程序设计基础</w:t>
            </w:r>
          </w:p>
        </w:tc>
        <w:tc>
          <w:tcPr>
            <w:tcW w:w="931" w:type="dxa"/>
            <w:tcMar>
              <w:left w:w="57" w:type="dxa"/>
              <w:right w:w="57" w:type="dxa"/>
            </w:tcMar>
            <w:vAlign w:val="center"/>
          </w:tcPr>
          <w:p w14:paraId="2AAB7F8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5D5584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1E73128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7551BA6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7D84419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F9ECBD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24</w:t>
            </w:r>
          </w:p>
        </w:tc>
        <w:tc>
          <w:tcPr>
            <w:tcW w:w="932" w:type="dxa"/>
            <w:vAlign w:val="center"/>
          </w:tcPr>
          <w:p w14:paraId="359C199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5BFC410">
            <w:pPr>
              <w:widowControl/>
              <w:spacing w:line="240" w:lineRule="exact"/>
              <w:jc w:val="center"/>
              <w:rPr>
                <w:color w:val="000000" w:themeColor="text1"/>
                <w:kern w:val="0"/>
                <w:sz w:val="18"/>
                <w:szCs w:val="18"/>
                <w:highlight w:val="none"/>
              </w:rPr>
            </w:pPr>
          </w:p>
        </w:tc>
      </w:tr>
      <w:tr w14:paraId="7C51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7A7F7F3D">
            <w:pPr>
              <w:spacing w:line="240" w:lineRule="exact"/>
              <w:jc w:val="center"/>
              <w:rPr>
                <w:bCs/>
                <w:color w:val="000000" w:themeColor="text1"/>
                <w:kern w:val="0"/>
                <w:sz w:val="18"/>
                <w:szCs w:val="18"/>
                <w:highlight w:val="none"/>
              </w:rPr>
            </w:pPr>
          </w:p>
        </w:tc>
        <w:tc>
          <w:tcPr>
            <w:tcW w:w="1044" w:type="dxa"/>
            <w:vMerge w:val="continue"/>
            <w:vAlign w:val="center"/>
          </w:tcPr>
          <w:p w14:paraId="1317540D">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0CCAAC6">
            <w:pPr>
              <w:spacing w:line="240" w:lineRule="exact"/>
              <w:rPr>
                <w:color w:val="000000" w:themeColor="text1"/>
                <w:kern w:val="0"/>
                <w:sz w:val="18"/>
                <w:szCs w:val="18"/>
                <w:highlight w:val="none"/>
              </w:rPr>
            </w:pPr>
            <w:r>
              <w:rPr>
                <w:rFonts w:hint="eastAsia"/>
                <w:color w:val="000000" w:themeColor="text1"/>
                <w:sz w:val="18"/>
                <w:szCs w:val="18"/>
                <w:highlight w:val="none"/>
              </w:rPr>
              <w:t>人工智能导论A</w:t>
            </w:r>
          </w:p>
        </w:tc>
        <w:tc>
          <w:tcPr>
            <w:tcW w:w="931" w:type="dxa"/>
            <w:tcMar>
              <w:left w:w="57" w:type="dxa"/>
              <w:right w:w="57" w:type="dxa"/>
            </w:tcMar>
            <w:vAlign w:val="center"/>
          </w:tcPr>
          <w:p w14:paraId="2FD85629">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52AA5D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1AACEC4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3886352E">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4A5753D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73211C8">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vAlign w:val="center"/>
          </w:tcPr>
          <w:p w14:paraId="2CD515F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9A83186">
            <w:pPr>
              <w:widowControl/>
              <w:spacing w:line="240" w:lineRule="exact"/>
              <w:jc w:val="center"/>
              <w:rPr>
                <w:color w:val="000000" w:themeColor="text1"/>
                <w:kern w:val="0"/>
                <w:sz w:val="18"/>
                <w:szCs w:val="18"/>
                <w:highlight w:val="none"/>
              </w:rPr>
            </w:pPr>
          </w:p>
        </w:tc>
      </w:tr>
      <w:tr w14:paraId="6826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68A9C657">
            <w:pPr>
              <w:widowControl/>
              <w:spacing w:line="240" w:lineRule="exact"/>
              <w:jc w:val="center"/>
              <w:rPr>
                <w:bCs/>
                <w:color w:val="000000" w:themeColor="text1"/>
                <w:kern w:val="0"/>
                <w:sz w:val="18"/>
                <w:szCs w:val="18"/>
                <w:highlight w:val="none"/>
              </w:rPr>
            </w:pPr>
          </w:p>
        </w:tc>
        <w:tc>
          <w:tcPr>
            <w:tcW w:w="1044" w:type="dxa"/>
            <w:vAlign w:val="center"/>
          </w:tcPr>
          <w:p w14:paraId="274D947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47CC866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3782" w:type="dxa"/>
            <w:tcMar>
              <w:left w:w="57" w:type="dxa"/>
              <w:right w:w="57" w:type="dxa"/>
            </w:tcMar>
            <w:vAlign w:val="center"/>
          </w:tcPr>
          <w:p w14:paraId="1374C40C">
            <w:pPr>
              <w:spacing w:line="240" w:lineRule="exact"/>
              <w:rPr>
                <w:color w:val="000000" w:themeColor="text1"/>
                <w:sz w:val="18"/>
                <w:szCs w:val="18"/>
                <w:highlight w:val="none"/>
              </w:rPr>
            </w:pPr>
            <w:r>
              <w:rPr>
                <w:kern w:val="0"/>
                <w:sz w:val="18"/>
                <w:szCs w:val="18"/>
                <w:highlight w:val="none"/>
              </w:rPr>
              <w:t>高等数学A-1</w:t>
            </w:r>
          </w:p>
        </w:tc>
        <w:tc>
          <w:tcPr>
            <w:tcW w:w="931" w:type="dxa"/>
            <w:tcMar>
              <w:left w:w="57" w:type="dxa"/>
              <w:right w:w="57" w:type="dxa"/>
            </w:tcMar>
            <w:vAlign w:val="center"/>
          </w:tcPr>
          <w:p w14:paraId="6A6DCB2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1A1C6A9">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5</w:t>
            </w:r>
          </w:p>
        </w:tc>
        <w:tc>
          <w:tcPr>
            <w:tcW w:w="932" w:type="dxa"/>
            <w:tcMar>
              <w:left w:w="57" w:type="dxa"/>
              <w:right w:w="57" w:type="dxa"/>
            </w:tcMar>
            <w:vAlign w:val="center"/>
          </w:tcPr>
          <w:p w14:paraId="7C0A222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80</w:t>
            </w:r>
          </w:p>
        </w:tc>
        <w:tc>
          <w:tcPr>
            <w:tcW w:w="931" w:type="dxa"/>
            <w:tcMar>
              <w:left w:w="57" w:type="dxa"/>
              <w:right w:w="57" w:type="dxa"/>
            </w:tcMar>
            <w:vAlign w:val="center"/>
          </w:tcPr>
          <w:p w14:paraId="5B16288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80</w:t>
            </w:r>
          </w:p>
        </w:tc>
        <w:tc>
          <w:tcPr>
            <w:tcW w:w="932" w:type="dxa"/>
            <w:tcMar>
              <w:left w:w="57" w:type="dxa"/>
              <w:right w:w="57" w:type="dxa"/>
            </w:tcMar>
            <w:vAlign w:val="center"/>
          </w:tcPr>
          <w:p w14:paraId="0A5264C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8EC560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96F051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D8CE3F4">
            <w:pPr>
              <w:widowControl/>
              <w:spacing w:line="240" w:lineRule="exact"/>
              <w:jc w:val="center"/>
              <w:rPr>
                <w:bCs/>
                <w:color w:val="000000" w:themeColor="text1"/>
                <w:kern w:val="0"/>
                <w:sz w:val="18"/>
                <w:szCs w:val="18"/>
                <w:highlight w:val="none"/>
              </w:rPr>
            </w:pPr>
          </w:p>
        </w:tc>
      </w:tr>
      <w:tr w14:paraId="778E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37782881">
            <w:pPr>
              <w:widowControl/>
              <w:spacing w:line="240" w:lineRule="exact"/>
              <w:jc w:val="center"/>
              <w:rPr>
                <w:bCs/>
                <w:color w:val="000000" w:themeColor="text1"/>
                <w:kern w:val="0"/>
                <w:sz w:val="18"/>
                <w:szCs w:val="18"/>
                <w:highlight w:val="none"/>
              </w:rPr>
            </w:pPr>
          </w:p>
        </w:tc>
        <w:tc>
          <w:tcPr>
            <w:tcW w:w="1044" w:type="dxa"/>
            <w:vAlign w:val="center"/>
          </w:tcPr>
          <w:p w14:paraId="0B71393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1B4A809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2学分</w:t>
            </w:r>
          </w:p>
        </w:tc>
        <w:tc>
          <w:tcPr>
            <w:tcW w:w="3782" w:type="dxa"/>
            <w:tcMar>
              <w:left w:w="57" w:type="dxa"/>
              <w:right w:w="57" w:type="dxa"/>
            </w:tcMar>
            <w:vAlign w:val="center"/>
          </w:tcPr>
          <w:p w14:paraId="5C9B124E">
            <w:pPr>
              <w:spacing w:line="240" w:lineRule="exact"/>
              <w:rPr>
                <w:color w:val="000000" w:themeColor="text1"/>
                <w:kern w:val="0"/>
                <w:sz w:val="18"/>
                <w:szCs w:val="18"/>
                <w:highlight w:val="none"/>
              </w:rPr>
            </w:pPr>
            <w:r>
              <w:rPr>
                <w:rFonts w:hint="eastAsia"/>
                <w:color w:val="000000" w:themeColor="text1"/>
                <w:kern w:val="0"/>
                <w:sz w:val="18"/>
                <w:szCs w:val="18"/>
                <w:highlight w:val="none"/>
              </w:rPr>
              <w:t>中华优秀传统文化</w:t>
            </w:r>
          </w:p>
        </w:tc>
        <w:tc>
          <w:tcPr>
            <w:tcW w:w="931" w:type="dxa"/>
            <w:tcMar>
              <w:left w:w="57" w:type="dxa"/>
              <w:right w:w="57" w:type="dxa"/>
            </w:tcMar>
            <w:vAlign w:val="center"/>
          </w:tcPr>
          <w:p w14:paraId="5D2E3416">
            <w:pPr>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选</w:t>
            </w:r>
          </w:p>
        </w:tc>
        <w:tc>
          <w:tcPr>
            <w:tcW w:w="931" w:type="dxa"/>
            <w:tcMar>
              <w:left w:w="57" w:type="dxa"/>
              <w:right w:w="57" w:type="dxa"/>
            </w:tcMar>
            <w:vAlign w:val="center"/>
          </w:tcPr>
          <w:p w14:paraId="7D55932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24E4BD0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7C91E00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10210BA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BC0AD85">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932" w:type="dxa"/>
            <w:vAlign w:val="center"/>
          </w:tcPr>
          <w:p w14:paraId="5CA8EE8B">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1025" w:type="dxa"/>
            <w:tcMar>
              <w:left w:w="0" w:type="dxa"/>
              <w:right w:w="0" w:type="dxa"/>
            </w:tcMar>
            <w:vAlign w:val="center"/>
          </w:tcPr>
          <w:p w14:paraId="3394CFA9">
            <w:pPr>
              <w:widowControl/>
              <w:spacing w:line="240" w:lineRule="exact"/>
              <w:jc w:val="center"/>
              <w:rPr>
                <w:bCs/>
                <w:color w:val="000000" w:themeColor="text1"/>
                <w:kern w:val="0"/>
                <w:sz w:val="18"/>
                <w:szCs w:val="18"/>
                <w:highlight w:val="none"/>
              </w:rPr>
            </w:pPr>
          </w:p>
        </w:tc>
      </w:tr>
      <w:tr w14:paraId="7092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restart"/>
            <w:shd w:val="clear" w:color="auto" w:fill="E7E6E6" w:themeFill="background2"/>
            <w:vAlign w:val="center"/>
          </w:tcPr>
          <w:p w14:paraId="56110F0E">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二</w:t>
            </w:r>
            <w:r>
              <w:rPr>
                <w:bCs/>
                <w:color w:val="000000" w:themeColor="text1"/>
                <w:kern w:val="0"/>
                <w:sz w:val="18"/>
                <w:szCs w:val="18"/>
                <w:highlight w:val="none"/>
              </w:rPr>
              <w:t>学期</w:t>
            </w:r>
          </w:p>
          <w:p w14:paraId="46B97194">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26</w:t>
            </w:r>
            <w:r>
              <w:rPr>
                <w:bCs/>
                <w:color w:val="000000" w:themeColor="text1"/>
                <w:kern w:val="0"/>
                <w:sz w:val="18"/>
                <w:szCs w:val="18"/>
                <w:highlight w:val="none"/>
              </w:rPr>
              <w:t>学分</w:t>
            </w:r>
          </w:p>
          <w:p w14:paraId="76819452">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18</w:t>
            </w:r>
            <w:r>
              <w:rPr>
                <w:bCs/>
                <w:color w:val="000000" w:themeColor="text1"/>
                <w:kern w:val="0"/>
                <w:sz w:val="18"/>
                <w:szCs w:val="18"/>
                <w:highlight w:val="none"/>
              </w:rPr>
              <w:t>学分</w:t>
            </w:r>
          </w:p>
          <w:p w14:paraId="63DE892D">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选修8学分</w:t>
            </w:r>
          </w:p>
        </w:tc>
        <w:tc>
          <w:tcPr>
            <w:tcW w:w="1044" w:type="dxa"/>
            <w:vMerge w:val="restart"/>
            <w:vAlign w:val="center"/>
          </w:tcPr>
          <w:p w14:paraId="0C197D24">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DCD4F77">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5</w:t>
            </w:r>
            <w:r>
              <w:rPr>
                <w:bCs/>
                <w:color w:val="000000" w:themeColor="text1"/>
                <w:kern w:val="0"/>
                <w:sz w:val="18"/>
                <w:szCs w:val="18"/>
                <w:highlight w:val="none"/>
              </w:rPr>
              <w:t>学分</w:t>
            </w:r>
          </w:p>
        </w:tc>
        <w:tc>
          <w:tcPr>
            <w:tcW w:w="3782" w:type="dxa"/>
            <w:tcMar>
              <w:left w:w="57" w:type="dxa"/>
              <w:right w:w="57" w:type="dxa"/>
            </w:tcMar>
            <w:vAlign w:val="center"/>
          </w:tcPr>
          <w:p w14:paraId="362C48EF">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931" w:type="dxa"/>
            <w:tcMar>
              <w:left w:w="57" w:type="dxa"/>
              <w:right w:w="57" w:type="dxa"/>
            </w:tcMar>
            <w:vAlign w:val="center"/>
          </w:tcPr>
          <w:p w14:paraId="13622C5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71CB05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3E3D5DE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26E8C82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6C8F374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FFFCD1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F13FFC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33E53440">
            <w:pPr>
              <w:widowControl/>
              <w:spacing w:line="240" w:lineRule="exact"/>
              <w:jc w:val="center"/>
              <w:rPr>
                <w:bCs/>
                <w:color w:val="000000" w:themeColor="text1"/>
                <w:kern w:val="0"/>
                <w:sz w:val="18"/>
                <w:szCs w:val="18"/>
                <w:highlight w:val="none"/>
              </w:rPr>
            </w:pPr>
          </w:p>
        </w:tc>
      </w:tr>
      <w:tr w14:paraId="6341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vAlign w:val="center"/>
          </w:tcPr>
          <w:p w14:paraId="26F01937">
            <w:pPr>
              <w:spacing w:line="240" w:lineRule="exact"/>
              <w:jc w:val="center"/>
              <w:rPr>
                <w:bCs/>
                <w:color w:val="000000" w:themeColor="text1"/>
                <w:kern w:val="0"/>
                <w:sz w:val="18"/>
                <w:szCs w:val="18"/>
                <w:highlight w:val="none"/>
              </w:rPr>
            </w:pPr>
          </w:p>
        </w:tc>
        <w:tc>
          <w:tcPr>
            <w:tcW w:w="1044" w:type="dxa"/>
            <w:vMerge w:val="continue"/>
            <w:vAlign w:val="center"/>
          </w:tcPr>
          <w:p w14:paraId="6B62B725">
            <w:pPr>
              <w:spacing w:line="240" w:lineRule="exact"/>
              <w:jc w:val="center"/>
              <w:rPr>
                <w:rFonts w:hint="eastAsia"/>
                <w:bCs/>
                <w:color w:val="000000" w:themeColor="text1"/>
                <w:kern w:val="0"/>
                <w:sz w:val="18"/>
                <w:szCs w:val="18"/>
                <w:highlight w:val="none"/>
              </w:rPr>
            </w:pPr>
          </w:p>
        </w:tc>
        <w:tc>
          <w:tcPr>
            <w:tcW w:w="3782" w:type="dxa"/>
            <w:shd w:val="clear" w:color="auto" w:fill="auto"/>
            <w:tcMar>
              <w:left w:w="57" w:type="dxa"/>
              <w:right w:w="57" w:type="dxa"/>
            </w:tcMar>
            <w:vAlign w:val="center"/>
          </w:tcPr>
          <w:p w14:paraId="260FC39F">
            <w:pPr>
              <w:spacing w:line="240" w:lineRule="exact"/>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大学生心理健康教育</w:t>
            </w:r>
            <w:r>
              <w:rPr>
                <w:rFonts w:hint="eastAsia"/>
                <w:color w:val="000000" w:themeColor="text1"/>
                <w:sz w:val="18"/>
                <w:szCs w:val="18"/>
                <w:highlight w:val="none"/>
                <w:lang w:val="en-US" w:eastAsia="zh-CN"/>
              </w:rPr>
              <w:t>-2</w:t>
            </w:r>
          </w:p>
        </w:tc>
        <w:tc>
          <w:tcPr>
            <w:tcW w:w="931" w:type="dxa"/>
            <w:shd w:val="clear" w:color="auto" w:fill="auto"/>
            <w:tcMar>
              <w:left w:w="57" w:type="dxa"/>
              <w:right w:w="57" w:type="dxa"/>
            </w:tcMar>
            <w:vAlign w:val="center"/>
          </w:tcPr>
          <w:p w14:paraId="6EAC2774">
            <w:pPr>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必</w:t>
            </w:r>
          </w:p>
        </w:tc>
        <w:tc>
          <w:tcPr>
            <w:tcW w:w="931" w:type="dxa"/>
            <w:shd w:val="clear" w:color="auto" w:fill="auto"/>
            <w:tcMar>
              <w:left w:w="57" w:type="dxa"/>
              <w:right w:w="57" w:type="dxa"/>
            </w:tcMar>
            <w:vAlign w:val="center"/>
          </w:tcPr>
          <w:p w14:paraId="454E4A2D">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w:t>
            </w:r>
          </w:p>
        </w:tc>
        <w:tc>
          <w:tcPr>
            <w:tcW w:w="932" w:type="dxa"/>
            <w:shd w:val="clear" w:color="auto" w:fill="auto"/>
            <w:tcMar>
              <w:left w:w="57" w:type="dxa"/>
              <w:right w:w="57" w:type="dxa"/>
            </w:tcMar>
            <w:vAlign w:val="center"/>
          </w:tcPr>
          <w:p w14:paraId="2B49A5A4">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1周</w:t>
            </w:r>
          </w:p>
        </w:tc>
        <w:tc>
          <w:tcPr>
            <w:tcW w:w="931" w:type="dxa"/>
            <w:shd w:val="clear" w:color="auto" w:fill="auto"/>
            <w:tcMar>
              <w:left w:w="57" w:type="dxa"/>
              <w:right w:w="57" w:type="dxa"/>
            </w:tcMar>
            <w:vAlign w:val="center"/>
          </w:tcPr>
          <w:p w14:paraId="2D485217">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0</w:t>
            </w:r>
          </w:p>
        </w:tc>
        <w:tc>
          <w:tcPr>
            <w:tcW w:w="932" w:type="dxa"/>
            <w:shd w:val="clear" w:color="auto" w:fill="auto"/>
            <w:tcMar>
              <w:left w:w="57" w:type="dxa"/>
              <w:right w:w="57" w:type="dxa"/>
            </w:tcMar>
            <w:vAlign w:val="center"/>
          </w:tcPr>
          <w:p w14:paraId="60C1BA0D">
            <w:pPr>
              <w:widowControl/>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color w:val="000000" w:themeColor="text1"/>
                <w:sz w:val="18"/>
                <w:szCs w:val="18"/>
                <w:highlight w:val="none"/>
              </w:rPr>
              <w:t>0</w:t>
            </w:r>
          </w:p>
        </w:tc>
        <w:tc>
          <w:tcPr>
            <w:tcW w:w="931" w:type="dxa"/>
            <w:shd w:val="clear" w:color="auto" w:fill="auto"/>
            <w:tcMar>
              <w:left w:w="57" w:type="dxa"/>
              <w:right w:w="57" w:type="dxa"/>
            </w:tcMar>
            <w:vAlign w:val="center"/>
          </w:tcPr>
          <w:p w14:paraId="7F0C7574">
            <w:pPr>
              <w:widowControl/>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color w:val="000000" w:themeColor="text1"/>
                <w:sz w:val="18"/>
                <w:szCs w:val="18"/>
                <w:highlight w:val="none"/>
              </w:rPr>
              <w:t>0</w:t>
            </w:r>
          </w:p>
        </w:tc>
        <w:tc>
          <w:tcPr>
            <w:tcW w:w="932" w:type="dxa"/>
            <w:shd w:val="clear" w:color="auto" w:fill="auto"/>
            <w:vAlign w:val="center"/>
          </w:tcPr>
          <w:p w14:paraId="03254A6F">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1周</w:t>
            </w:r>
          </w:p>
        </w:tc>
        <w:tc>
          <w:tcPr>
            <w:tcW w:w="1025" w:type="dxa"/>
            <w:shd w:val="clear" w:color="auto" w:fill="auto"/>
            <w:tcMar>
              <w:left w:w="0" w:type="dxa"/>
              <w:right w:w="0" w:type="dxa"/>
            </w:tcMar>
            <w:vAlign w:val="center"/>
          </w:tcPr>
          <w:p w14:paraId="038D16DB">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p>
        </w:tc>
      </w:tr>
      <w:tr w14:paraId="647D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744DA175">
            <w:pPr>
              <w:spacing w:line="240" w:lineRule="exact"/>
              <w:jc w:val="center"/>
              <w:rPr>
                <w:bCs/>
                <w:color w:val="000000" w:themeColor="text1"/>
                <w:kern w:val="0"/>
                <w:sz w:val="18"/>
                <w:szCs w:val="18"/>
                <w:highlight w:val="none"/>
              </w:rPr>
            </w:pPr>
          </w:p>
        </w:tc>
        <w:tc>
          <w:tcPr>
            <w:tcW w:w="1044" w:type="dxa"/>
            <w:vMerge w:val="continue"/>
            <w:vAlign w:val="center"/>
          </w:tcPr>
          <w:p w14:paraId="3B110BE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A9E7353">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47E20FC5">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1F8601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E9B665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05CAAEA1">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1B27C69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3215BE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FDF6AA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EDCBF3D">
            <w:pPr>
              <w:widowControl/>
              <w:spacing w:line="240" w:lineRule="exact"/>
              <w:jc w:val="center"/>
              <w:rPr>
                <w:bCs/>
                <w:color w:val="000000" w:themeColor="text1"/>
                <w:kern w:val="0"/>
                <w:sz w:val="18"/>
                <w:szCs w:val="18"/>
                <w:highlight w:val="none"/>
              </w:rPr>
            </w:pPr>
          </w:p>
        </w:tc>
      </w:tr>
      <w:tr w14:paraId="2545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3D99EA97">
            <w:pPr>
              <w:spacing w:line="240" w:lineRule="exact"/>
              <w:jc w:val="center"/>
              <w:rPr>
                <w:bCs/>
                <w:color w:val="000000" w:themeColor="text1"/>
                <w:kern w:val="0"/>
                <w:sz w:val="18"/>
                <w:szCs w:val="18"/>
                <w:highlight w:val="none"/>
              </w:rPr>
            </w:pPr>
          </w:p>
        </w:tc>
        <w:tc>
          <w:tcPr>
            <w:tcW w:w="1044" w:type="dxa"/>
            <w:vMerge w:val="continue"/>
            <w:vAlign w:val="center"/>
          </w:tcPr>
          <w:p w14:paraId="7ADBB4C1">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DF28B21">
            <w:pPr>
              <w:spacing w:line="240" w:lineRule="exact"/>
              <w:rPr>
                <w:color w:val="000000" w:themeColor="text1"/>
                <w:sz w:val="18"/>
                <w:szCs w:val="18"/>
                <w:highlight w:val="none"/>
              </w:rPr>
            </w:pPr>
            <w:r>
              <w:rPr>
                <w:color w:val="000000" w:themeColor="text1"/>
                <w:sz w:val="18"/>
                <w:szCs w:val="18"/>
                <w:highlight w:val="none"/>
              </w:rPr>
              <w:t>大学体育-2</w:t>
            </w:r>
          </w:p>
        </w:tc>
        <w:tc>
          <w:tcPr>
            <w:tcW w:w="931" w:type="dxa"/>
            <w:tcMar>
              <w:left w:w="57" w:type="dxa"/>
              <w:right w:w="57" w:type="dxa"/>
            </w:tcMar>
            <w:vAlign w:val="center"/>
          </w:tcPr>
          <w:p w14:paraId="40D86DB8">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42C50E7">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156EF2D6">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0A573174">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10FE8C3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41BA9F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EEC300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89DD6AB">
            <w:pPr>
              <w:widowControl/>
              <w:spacing w:line="240" w:lineRule="exact"/>
              <w:jc w:val="center"/>
              <w:rPr>
                <w:bCs/>
                <w:color w:val="000000" w:themeColor="text1"/>
                <w:kern w:val="0"/>
                <w:sz w:val="18"/>
                <w:szCs w:val="18"/>
                <w:highlight w:val="none"/>
              </w:rPr>
            </w:pPr>
          </w:p>
        </w:tc>
      </w:tr>
      <w:tr w14:paraId="5A0D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207C0DF0">
            <w:pPr>
              <w:widowControl/>
              <w:spacing w:line="240" w:lineRule="exact"/>
              <w:jc w:val="center"/>
              <w:rPr>
                <w:bCs/>
                <w:color w:val="000000" w:themeColor="text1"/>
                <w:kern w:val="0"/>
                <w:sz w:val="18"/>
                <w:szCs w:val="18"/>
                <w:highlight w:val="none"/>
              </w:rPr>
            </w:pPr>
          </w:p>
        </w:tc>
        <w:tc>
          <w:tcPr>
            <w:tcW w:w="1044" w:type="dxa"/>
            <w:vMerge w:val="restart"/>
            <w:vAlign w:val="center"/>
          </w:tcPr>
          <w:p w14:paraId="1B9BF69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7CFFC29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9学分</w:t>
            </w:r>
          </w:p>
        </w:tc>
        <w:tc>
          <w:tcPr>
            <w:tcW w:w="3782" w:type="dxa"/>
            <w:tcMar>
              <w:left w:w="57" w:type="dxa"/>
              <w:right w:w="57" w:type="dxa"/>
            </w:tcMar>
            <w:vAlign w:val="center"/>
          </w:tcPr>
          <w:p w14:paraId="6A36E7CE">
            <w:pPr>
              <w:spacing w:line="240" w:lineRule="exact"/>
              <w:rPr>
                <w:color w:val="000000" w:themeColor="text1"/>
                <w:sz w:val="18"/>
                <w:szCs w:val="18"/>
                <w:highlight w:val="none"/>
              </w:rPr>
            </w:pPr>
            <w:r>
              <w:rPr>
                <w:kern w:val="0"/>
                <w:sz w:val="18"/>
                <w:szCs w:val="18"/>
                <w:highlight w:val="none"/>
              </w:rPr>
              <w:t>高等数学A-2</w:t>
            </w:r>
          </w:p>
        </w:tc>
        <w:tc>
          <w:tcPr>
            <w:tcW w:w="931" w:type="dxa"/>
            <w:tcMar>
              <w:left w:w="57" w:type="dxa"/>
              <w:right w:w="57" w:type="dxa"/>
            </w:tcMar>
            <w:vAlign w:val="center"/>
          </w:tcPr>
          <w:p w14:paraId="70EB8CE3">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E3254F5">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6</w:t>
            </w:r>
          </w:p>
        </w:tc>
        <w:tc>
          <w:tcPr>
            <w:tcW w:w="932" w:type="dxa"/>
            <w:tcMar>
              <w:left w:w="57" w:type="dxa"/>
              <w:right w:w="57" w:type="dxa"/>
            </w:tcMar>
            <w:vAlign w:val="center"/>
          </w:tcPr>
          <w:p w14:paraId="262D33E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96</w:t>
            </w:r>
          </w:p>
        </w:tc>
        <w:tc>
          <w:tcPr>
            <w:tcW w:w="931" w:type="dxa"/>
            <w:tcMar>
              <w:left w:w="57" w:type="dxa"/>
              <w:right w:w="57" w:type="dxa"/>
            </w:tcMar>
            <w:vAlign w:val="center"/>
          </w:tcPr>
          <w:p w14:paraId="1E6016E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96</w:t>
            </w:r>
          </w:p>
        </w:tc>
        <w:tc>
          <w:tcPr>
            <w:tcW w:w="932" w:type="dxa"/>
            <w:tcMar>
              <w:left w:w="57" w:type="dxa"/>
              <w:right w:w="57" w:type="dxa"/>
            </w:tcMar>
            <w:vAlign w:val="center"/>
          </w:tcPr>
          <w:p w14:paraId="233889D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C0CB4A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CF68B8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136745C">
            <w:pPr>
              <w:widowControl/>
              <w:spacing w:line="240" w:lineRule="exact"/>
              <w:jc w:val="center"/>
              <w:rPr>
                <w:bCs/>
                <w:color w:val="000000" w:themeColor="text1"/>
                <w:kern w:val="0"/>
                <w:sz w:val="18"/>
                <w:szCs w:val="18"/>
                <w:highlight w:val="none"/>
              </w:rPr>
            </w:pPr>
          </w:p>
        </w:tc>
      </w:tr>
      <w:tr w14:paraId="031E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5C45FD05">
            <w:pPr>
              <w:widowControl/>
              <w:spacing w:line="240" w:lineRule="exact"/>
              <w:jc w:val="center"/>
              <w:rPr>
                <w:bCs/>
                <w:color w:val="000000" w:themeColor="text1"/>
                <w:kern w:val="0"/>
                <w:sz w:val="18"/>
                <w:szCs w:val="18"/>
                <w:highlight w:val="none"/>
              </w:rPr>
            </w:pPr>
          </w:p>
        </w:tc>
        <w:tc>
          <w:tcPr>
            <w:tcW w:w="1044" w:type="dxa"/>
            <w:vMerge w:val="continue"/>
            <w:vAlign w:val="center"/>
          </w:tcPr>
          <w:p w14:paraId="643159DB">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28B3940">
            <w:pPr>
              <w:spacing w:line="240" w:lineRule="exact"/>
              <w:rPr>
                <w:rFonts w:eastAsiaTheme="minorEastAsia"/>
                <w:sz w:val="18"/>
                <w:szCs w:val="18"/>
                <w:highlight w:val="none"/>
              </w:rPr>
            </w:pPr>
            <w:r>
              <w:rPr>
                <w:kern w:val="0"/>
                <w:sz w:val="18"/>
                <w:szCs w:val="18"/>
                <w:highlight w:val="none"/>
              </w:rPr>
              <w:t>大学物理</w:t>
            </w:r>
            <w:r>
              <w:rPr>
                <w:rFonts w:hint="eastAsia"/>
                <w:kern w:val="0"/>
                <w:sz w:val="18"/>
                <w:szCs w:val="18"/>
                <w:highlight w:val="none"/>
              </w:rPr>
              <w:t>B</w:t>
            </w:r>
            <w:r>
              <w:rPr>
                <w:kern w:val="0"/>
                <w:sz w:val="18"/>
                <w:szCs w:val="18"/>
                <w:highlight w:val="none"/>
              </w:rPr>
              <w:t>-1</w:t>
            </w:r>
          </w:p>
        </w:tc>
        <w:tc>
          <w:tcPr>
            <w:tcW w:w="931" w:type="dxa"/>
            <w:tcMar>
              <w:left w:w="57" w:type="dxa"/>
              <w:right w:w="57" w:type="dxa"/>
            </w:tcMar>
            <w:vAlign w:val="center"/>
          </w:tcPr>
          <w:p w14:paraId="167F8BD5">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B3C075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932" w:type="dxa"/>
            <w:tcMar>
              <w:left w:w="57" w:type="dxa"/>
              <w:right w:w="57" w:type="dxa"/>
            </w:tcMar>
            <w:vAlign w:val="center"/>
          </w:tcPr>
          <w:p w14:paraId="164A6FD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7A10176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4D83661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16BECA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EB4B2E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4416F08">
            <w:pPr>
              <w:widowControl/>
              <w:spacing w:line="240" w:lineRule="exact"/>
              <w:jc w:val="center"/>
              <w:rPr>
                <w:bCs/>
                <w:color w:val="000000" w:themeColor="text1"/>
                <w:kern w:val="0"/>
                <w:sz w:val="18"/>
                <w:szCs w:val="18"/>
                <w:highlight w:val="none"/>
              </w:rPr>
            </w:pPr>
          </w:p>
        </w:tc>
      </w:tr>
      <w:tr w14:paraId="082F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089420AF">
            <w:pPr>
              <w:widowControl/>
              <w:spacing w:line="240" w:lineRule="exact"/>
              <w:jc w:val="center"/>
              <w:rPr>
                <w:bCs/>
                <w:color w:val="000000" w:themeColor="text1"/>
                <w:kern w:val="0"/>
                <w:sz w:val="18"/>
                <w:szCs w:val="18"/>
                <w:highlight w:val="none"/>
              </w:rPr>
            </w:pPr>
          </w:p>
        </w:tc>
        <w:tc>
          <w:tcPr>
            <w:tcW w:w="1044" w:type="dxa"/>
            <w:vAlign w:val="center"/>
          </w:tcPr>
          <w:p w14:paraId="5A316C0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D2490F6">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7D1C695B">
            <w:pPr>
              <w:spacing w:line="240" w:lineRule="exact"/>
              <w:rPr>
                <w:color w:val="000000" w:themeColor="text1"/>
                <w:sz w:val="18"/>
                <w:szCs w:val="18"/>
                <w:highlight w:val="none"/>
              </w:rPr>
            </w:pPr>
            <w:r>
              <w:rPr>
                <w:rFonts w:eastAsiaTheme="minorEastAsia"/>
                <w:sz w:val="18"/>
                <w:szCs w:val="18"/>
                <w:highlight w:val="none"/>
              </w:rPr>
              <w:t>高级程序设计</w:t>
            </w:r>
          </w:p>
        </w:tc>
        <w:tc>
          <w:tcPr>
            <w:tcW w:w="931" w:type="dxa"/>
            <w:tcMar>
              <w:left w:w="57" w:type="dxa"/>
              <w:right w:w="57" w:type="dxa"/>
            </w:tcMar>
            <w:vAlign w:val="center"/>
          </w:tcPr>
          <w:p w14:paraId="3082FBB5">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44811179">
            <w:pPr>
              <w:widowControl/>
              <w:spacing w:line="240" w:lineRule="exact"/>
              <w:jc w:val="center"/>
              <w:rPr>
                <w:color w:val="000000" w:themeColor="text1"/>
                <w:kern w:val="0"/>
                <w:sz w:val="18"/>
                <w:szCs w:val="18"/>
                <w:highlight w:val="none"/>
              </w:rPr>
            </w:pPr>
            <w:r>
              <w:rPr>
                <w:rFonts w:eastAsiaTheme="minorEastAsia"/>
                <w:sz w:val="18"/>
                <w:szCs w:val="18"/>
                <w:highlight w:val="none"/>
              </w:rPr>
              <w:t>2</w:t>
            </w:r>
          </w:p>
        </w:tc>
        <w:tc>
          <w:tcPr>
            <w:tcW w:w="932" w:type="dxa"/>
            <w:tcMar>
              <w:left w:w="57" w:type="dxa"/>
              <w:right w:w="57" w:type="dxa"/>
            </w:tcMar>
            <w:vAlign w:val="center"/>
          </w:tcPr>
          <w:p w14:paraId="27F4715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6CE8859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24</w:t>
            </w:r>
          </w:p>
        </w:tc>
        <w:tc>
          <w:tcPr>
            <w:tcW w:w="932" w:type="dxa"/>
            <w:tcMar>
              <w:left w:w="57" w:type="dxa"/>
              <w:right w:w="57" w:type="dxa"/>
            </w:tcMar>
            <w:vAlign w:val="center"/>
          </w:tcPr>
          <w:p w14:paraId="3D92D2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A8BB23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2" w:type="dxa"/>
            <w:vAlign w:val="center"/>
          </w:tcPr>
          <w:p w14:paraId="5381D85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2A05DDB">
            <w:pPr>
              <w:widowControl/>
              <w:spacing w:line="240" w:lineRule="exact"/>
              <w:jc w:val="center"/>
              <w:rPr>
                <w:bCs/>
                <w:color w:val="000000" w:themeColor="text1"/>
                <w:kern w:val="0"/>
                <w:sz w:val="18"/>
                <w:szCs w:val="18"/>
                <w:highlight w:val="none"/>
              </w:rPr>
            </w:pPr>
          </w:p>
        </w:tc>
      </w:tr>
      <w:tr w14:paraId="5DDE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6E4FE6D8">
            <w:pPr>
              <w:widowControl/>
              <w:spacing w:line="240" w:lineRule="exact"/>
              <w:jc w:val="center"/>
              <w:rPr>
                <w:bCs/>
                <w:color w:val="000000" w:themeColor="text1"/>
                <w:kern w:val="0"/>
                <w:sz w:val="18"/>
                <w:szCs w:val="18"/>
                <w:highlight w:val="none"/>
              </w:rPr>
            </w:pPr>
          </w:p>
        </w:tc>
        <w:tc>
          <w:tcPr>
            <w:tcW w:w="1044" w:type="dxa"/>
            <w:vAlign w:val="center"/>
          </w:tcPr>
          <w:p w14:paraId="62A6AB2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4C822E3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3FEF7095">
            <w:pPr>
              <w:spacing w:line="240" w:lineRule="exact"/>
              <w:rPr>
                <w:color w:val="000000" w:themeColor="text1"/>
                <w:sz w:val="18"/>
                <w:szCs w:val="18"/>
                <w:highlight w:val="none"/>
              </w:rPr>
            </w:pPr>
            <w:r>
              <w:rPr>
                <w:rFonts w:hint="eastAsia"/>
                <w:color w:val="000000" w:themeColor="text1"/>
                <w:sz w:val="18"/>
                <w:szCs w:val="18"/>
                <w:highlight w:val="none"/>
              </w:rPr>
              <w:t>大学生创新创业导论</w:t>
            </w:r>
          </w:p>
        </w:tc>
        <w:tc>
          <w:tcPr>
            <w:tcW w:w="931" w:type="dxa"/>
            <w:tcMar>
              <w:left w:w="57" w:type="dxa"/>
              <w:right w:w="57" w:type="dxa"/>
            </w:tcMar>
            <w:vAlign w:val="center"/>
          </w:tcPr>
          <w:p w14:paraId="6E0A3119">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97C922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1964916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1442289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35B54C2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91E209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DB6B4A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E06DAB7">
            <w:pPr>
              <w:widowControl/>
              <w:spacing w:line="240" w:lineRule="exact"/>
              <w:jc w:val="center"/>
              <w:rPr>
                <w:bCs/>
                <w:color w:val="000000" w:themeColor="text1"/>
                <w:kern w:val="0"/>
                <w:sz w:val="18"/>
                <w:szCs w:val="18"/>
                <w:highlight w:val="none"/>
              </w:rPr>
            </w:pPr>
          </w:p>
        </w:tc>
      </w:tr>
      <w:tr w14:paraId="3A43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4EA4AFFE">
            <w:pPr>
              <w:widowControl/>
              <w:spacing w:line="240" w:lineRule="exact"/>
              <w:jc w:val="center"/>
              <w:rPr>
                <w:bCs/>
                <w:color w:val="000000" w:themeColor="text1"/>
                <w:kern w:val="0"/>
                <w:sz w:val="18"/>
                <w:szCs w:val="18"/>
                <w:highlight w:val="none"/>
              </w:rPr>
            </w:pPr>
          </w:p>
        </w:tc>
        <w:tc>
          <w:tcPr>
            <w:tcW w:w="1044" w:type="dxa"/>
            <w:vMerge w:val="restart"/>
            <w:vAlign w:val="center"/>
          </w:tcPr>
          <w:p w14:paraId="593F614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769E76F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8学分</w:t>
            </w:r>
          </w:p>
        </w:tc>
        <w:tc>
          <w:tcPr>
            <w:tcW w:w="3782" w:type="dxa"/>
            <w:tcMar>
              <w:left w:w="57" w:type="dxa"/>
              <w:right w:w="57" w:type="dxa"/>
            </w:tcMar>
            <w:vAlign w:val="center"/>
          </w:tcPr>
          <w:p w14:paraId="5D285701">
            <w:pPr>
              <w:spacing w:line="240" w:lineRule="exact"/>
              <w:rPr>
                <w:color w:val="000000" w:themeColor="text1"/>
                <w:sz w:val="18"/>
                <w:szCs w:val="18"/>
                <w:highlight w:val="none"/>
              </w:rPr>
            </w:pPr>
            <w:r>
              <w:rPr>
                <w:color w:val="000000" w:themeColor="text1"/>
                <w:kern w:val="0"/>
                <w:sz w:val="18"/>
                <w:szCs w:val="18"/>
                <w:highlight w:val="none"/>
              </w:rPr>
              <w:t>拓展英语/基础英语-2</w:t>
            </w:r>
          </w:p>
        </w:tc>
        <w:tc>
          <w:tcPr>
            <w:tcW w:w="931" w:type="dxa"/>
            <w:tcMar>
              <w:left w:w="57" w:type="dxa"/>
              <w:right w:w="57" w:type="dxa"/>
            </w:tcMar>
            <w:vAlign w:val="center"/>
          </w:tcPr>
          <w:p w14:paraId="763CB0C4">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06EB6D4D">
            <w:pPr>
              <w:widowControl/>
              <w:spacing w:line="240" w:lineRule="exact"/>
              <w:jc w:val="center"/>
              <w:rPr>
                <w:color w:val="000000" w:themeColor="text1"/>
                <w:kern w:val="0"/>
                <w:sz w:val="18"/>
                <w:szCs w:val="18"/>
                <w:highlight w:val="none"/>
              </w:rPr>
            </w:pPr>
            <w:r>
              <w:rPr>
                <w:color w:val="000000"/>
                <w:kern w:val="0"/>
                <w:sz w:val="18"/>
                <w:szCs w:val="18"/>
                <w:highlight w:val="none"/>
              </w:rPr>
              <w:t>4</w:t>
            </w:r>
          </w:p>
        </w:tc>
        <w:tc>
          <w:tcPr>
            <w:tcW w:w="932" w:type="dxa"/>
            <w:tcMar>
              <w:left w:w="57" w:type="dxa"/>
              <w:right w:w="57" w:type="dxa"/>
            </w:tcMar>
            <w:vAlign w:val="center"/>
          </w:tcPr>
          <w:p w14:paraId="508F3ABA">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1" w:type="dxa"/>
            <w:tcMar>
              <w:left w:w="57" w:type="dxa"/>
              <w:right w:w="57" w:type="dxa"/>
            </w:tcMar>
            <w:vAlign w:val="center"/>
          </w:tcPr>
          <w:p w14:paraId="428999AF">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2" w:type="dxa"/>
            <w:tcMar>
              <w:left w:w="57" w:type="dxa"/>
              <w:right w:w="57" w:type="dxa"/>
            </w:tcMar>
            <w:vAlign w:val="center"/>
          </w:tcPr>
          <w:p w14:paraId="7EAC09B7">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1" w:type="dxa"/>
            <w:tcMar>
              <w:left w:w="57" w:type="dxa"/>
              <w:right w:w="57" w:type="dxa"/>
            </w:tcMar>
            <w:vAlign w:val="center"/>
          </w:tcPr>
          <w:p w14:paraId="5234EDB3">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0441D2BC">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09F98108">
            <w:pPr>
              <w:widowControl/>
              <w:spacing w:line="240" w:lineRule="exact"/>
              <w:jc w:val="center"/>
              <w:rPr>
                <w:bCs/>
                <w:color w:val="000000" w:themeColor="text1"/>
                <w:kern w:val="0"/>
                <w:sz w:val="18"/>
                <w:szCs w:val="18"/>
                <w:highlight w:val="none"/>
              </w:rPr>
            </w:pPr>
          </w:p>
        </w:tc>
      </w:tr>
      <w:tr w14:paraId="1375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7EE400A2">
            <w:pPr>
              <w:widowControl/>
              <w:spacing w:line="240" w:lineRule="exact"/>
              <w:jc w:val="center"/>
              <w:rPr>
                <w:bCs/>
                <w:color w:val="000000" w:themeColor="text1"/>
                <w:kern w:val="0"/>
                <w:sz w:val="18"/>
                <w:szCs w:val="18"/>
                <w:highlight w:val="none"/>
              </w:rPr>
            </w:pPr>
          </w:p>
        </w:tc>
        <w:tc>
          <w:tcPr>
            <w:tcW w:w="1044" w:type="dxa"/>
            <w:vMerge w:val="continue"/>
            <w:vAlign w:val="center"/>
          </w:tcPr>
          <w:p w14:paraId="0357F1C3">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5C1FF3C">
            <w:pPr>
              <w:spacing w:line="240" w:lineRule="exact"/>
              <w:rPr>
                <w:color w:val="000000" w:themeColor="text1"/>
                <w:kern w:val="0"/>
                <w:sz w:val="18"/>
                <w:szCs w:val="18"/>
                <w:highlight w:val="none"/>
              </w:rPr>
            </w:pPr>
            <w:r>
              <w:rPr>
                <w:color w:val="000000" w:themeColor="text1"/>
                <w:kern w:val="0"/>
                <w:sz w:val="18"/>
                <w:szCs w:val="18"/>
                <w:highlight w:val="none"/>
              </w:rPr>
              <w:t>公共艺术类课程</w:t>
            </w:r>
          </w:p>
        </w:tc>
        <w:tc>
          <w:tcPr>
            <w:tcW w:w="931" w:type="dxa"/>
            <w:tcMar>
              <w:left w:w="57" w:type="dxa"/>
              <w:right w:w="57" w:type="dxa"/>
            </w:tcMar>
            <w:vAlign w:val="center"/>
          </w:tcPr>
          <w:p w14:paraId="45222B05">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9163DC7">
            <w:pPr>
              <w:widowControl/>
              <w:spacing w:line="240" w:lineRule="exact"/>
              <w:jc w:val="center"/>
              <w:rPr>
                <w:color w:val="000000"/>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2AB4131E">
            <w:pPr>
              <w:widowControl/>
              <w:spacing w:line="240" w:lineRule="exact"/>
              <w:jc w:val="center"/>
              <w:rPr>
                <w:color w:val="000000"/>
                <w:kern w:val="0"/>
                <w:sz w:val="18"/>
                <w:szCs w:val="18"/>
                <w:highlight w:val="none"/>
              </w:rPr>
            </w:pPr>
            <w:r>
              <w:rPr>
                <w:rFonts w:hint="eastAsia"/>
                <w:color w:val="000000"/>
                <w:kern w:val="0"/>
                <w:sz w:val="18"/>
                <w:szCs w:val="18"/>
                <w:highlight w:val="none"/>
              </w:rPr>
              <w:t>32</w:t>
            </w:r>
          </w:p>
        </w:tc>
        <w:tc>
          <w:tcPr>
            <w:tcW w:w="931" w:type="dxa"/>
            <w:tcMar>
              <w:left w:w="57" w:type="dxa"/>
              <w:right w:w="57" w:type="dxa"/>
            </w:tcMar>
            <w:vAlign w:val="center"/>
          </w:tcPr>
          <w:p w14:paraId="166E520E">
            <w:pPr>
              <w:widowControl/>
              <w:spacing w:line="240" w:lineRule="exact"/>
              <w:jc w:val="center"/>
              <w:rPr>
                <w:color w:val="000000"/>
                <w:kern w:val="0"/>
                <w:sz w:val="18"/>
                <w:szCs w:val="18"/>
                <w:highlight w:val="none"/>
              </w:rPr>
            </w:pPr>
            <w:r>
              <w:rPr>
                <w:rFonts w:hint="eastAsia"/>
                <w:color w:val="000000"/>
                <w:kern w:val="0"/>
                <w:sz w:val="18"/>
                <w:szCs w:val="18"/>
                <w:highlight w:val="none"/>
              </w:rPr>
              <w:t>32</w:t>
            </w:r>
          </w:p>
        </w:tc>
        <w:tc>
          <w:tcPr>
            <w:tcW w:w="932" w:type="dxa"/>
            <w:tcMar>
              <w:left w:w="57" w:type="dxa"/>
              <w:right w:w="57" w:type="dxa"/>
            </w:tcMar>
            <w:vAlign w:val="center"/>
          </w:tcPr>
          <w:p w14:paraId="7D6324C0">
            <w:pPr>
              <w:widowControl/>
              <w:spacing w:line="240" w:lineRule="exact"/>
              <w:jc w:val="center"/>
              <w:rPr>
                <w:color w:val="000000"/>
                <w:kern w:val="0"/>
                <w:sz w:val="18"/>
                <w:szCs w:val="18"/>
                <w:highlight w:val="none"/>
              </w:rPr>
            </w:pPr>
            <w:r>
              <w:rPr>
                <w:rFonts w:hint="eastAsia"/>
                <w:color w:val="000000"/>
                <w:kern w:val="0"/>
                <w:sz w:val="18"/>
                <w:szCs w:val="18"/>
                <w:highlight w:val="none"/>
              </w:rPr>
              <w:t>0</w:t>
            </w:r>
          </w:p>
        </w:tc>
        <w:tc>
          <w:tcPr>
            <w:tcW w:w="931" w:type="dxa"/>
            <w:tcMar>
              <w:left w:w="57" w:type="dxa"/>
              <w:right w:w="57" w:type="dxa"/>
            </w:tcMar>
            <w:vAlign w:val="center"/>
          </w:tcPr>
          <w:p w14:paraId="311B28D4">
            <w:pPr>
              <w:widowControl/>
              <w:spacing w:line="240" w:lineRule="exact"/>
              <w:jc w:val="center"/>
              <w:rPr>
                <w:color w:val="000000"/>
                <w:kern w:val="0"/>
                <w:sz w:val="18"/>
                <w:szCs w:val="18"/>
                <w:highlight w:val="none"/>
              </w:rPr>
            </w:pPr>
            <w:r>
              <w:rPr>
                <w:rFonts w:hint="eastAsia"/>
                <w:color w:val="000000"/>
                <w:kern w:val="0"/>
                <w:sz w:val="18"/>
                <w:szCs w:val="18"/>
                <w:highlight w:val="none"/>
              </w:rPr>
              <w:t>0</w:t>
            </w:r>
          </w:p>
        </w:tc>
        <w:tc>
          <w:tcPr>
            <w:tcW w:w="932" w:type="dxa"/>
            <w:vAlign w:val="center"/>
          </w:tcPr>
          <w:p w14:paraId="651D9303">
            <w:pPr>
              <w:widowControl/>
              <w:spacing w:line="240" w:lineRule="exact"/>
              <w:jc w:val="center"/>
              <w:rPr>
                <w:color w:val="000000"/>
                <w:kern w:val="0"/>
                <w:sz w:val="18"/>
                <w:szCs w:val="18"/>
                <w:highlight w:val="none"/>
              </w:rPr>
            </w:pPr>
            <w:r>
              <w:rPr>
                <w:rFonts w:hint="eastAsia"/>
                <w:color w:val="000000"/>
                <w:kern w:val="0"/>
                <w:sz w:val="18"/>
                <w:szCs w:val="18"/>
                <w:highlight w:val="none"/>
              </w:rPr>
              <w:t>0</w:t>
            </w:r>
          </w:p>
        </w:tc>
        <w:tc>
          <w:tcPr>
            <w:tcW w:w="1025" w:type="dxa"/>
            <w:tcMar>
              <w:left w:w="0" w:type="dxa"/>
              <w:right w:w="0" w:type="dxa"/>
            </w:tcMar>
            <w:vAlign w:val="center"/>
          </w:tcPr>
          <w:p w14:paraId="71CED046">
            <w:pPr>
              <w:widowControl/>
              <w:spacing w:line="240" w:lineRule="exact"/>
              <w:jc w:val="center"/>
              <w:rPr>
                <w:bCs/>
                <w:color w:val="000000" w:themeColor="text1"/>
                <w:kern w:val="0"/>
                <w:sz w:val="18"/>
                <w:szCs w:val="18"/>
                <w:highlight w:val="none"/>
              </w:rPr>
            </w:pPr>
          </w:p>
        </w:tc>
      </w:tr>
      <w:tr w14:paraId="2442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3A86D1C8">
            <w:pPr>
              <w:widowControl/>
              <w:spacing w:line="240" w:lineRule="exact"/>
              <w:jc w:val="center"/>
              <w:rPr>
                <w:bCs/>
                <w:color w:val="000000" w:themeColor="text1"/>
                <w:kern w:val="0"/>
                <w:sz w:val="18"/>
                <w:szCs w:val="18"/>
                <w:highlight w:val="none"/>
              </w:rPr>
            </w:pPr>
          </w:p>
        </w:tc>
        <w:tc>
          <w:tcPr>
            <w:tcW w:w="1044" w:type="dxa"/>
            <w:vMerge w:val="continue"/>
            <w:vAlign w:val="center"/>
          </w:tcPr>
          <w:p w14:paraId="05E0CBA3">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3E79727">
            <w:pPr>
              <w:spacing w:line="240" w:lineRule="exact"/>
              <w:rPr>
                <w:color w:val="000000" w:themeColor="text1"/>
                <w:kern w:val="0"/>
                <w:sz w:val="18"/>
                <w:szCs w:val="18"/>
                <w:highlight w:val="none"/>
              </w:rPr>
            </w:pPr>
            <w:r>
              <w:rPr>
                <w:color w:val="000000" w:themeColor="text1"/>
                <w:kern w:val="0"/>
                <w:sz w:val="18"/>
                <w:szCs w:val="18"/>
                <w:highlight w:val="none"/>
              </w:rPr>
              <w:t>“四史”类课程</w:t>
            </w:r>
          </w:p>
        </w:tc>
        <w:tc>
          <w:tcPr>
            <w:tcW w:w="931" w:type="dxa"/>
            <w:tcMar>
              <w:left w:w="57" w:type="dxa"/>
              <w:right w:w="57" w:type="dxa"/>
            </w:tcMar>
            <w:vAlign w:val="center"/>
          </w:tcPr>
          <w:p w14:paraId="03F6DD2C">
            <w:pPr>
              <w:spacing w:line="240" w:lineRule="exact"/>
              <w:jc w:val="center"/>
              <w:rPr>
                <w:bCs/>
                <w:color w:val="000000" w:themeColor="text1"/>
                <w:kern w:val="0"/>
                <w:sz w:val="18"/>
                <w:szCs w:val="18"/>
                <w:highlight w:val="none"/>
              </w:rPr>
            </w:pPr>
            <w:r>
              <w:rPr>
                <w:color w:val="000000" w:themeColor="text1"/>
                <w:kern w:val="0"/>
                <w:sz w:val="18"/>
                <w:szCs w:val="18"/>
                <w:highlight w:val="none"/>
              </w:rPr>
              <w:t>选</w:t>
            </w:r>
          </w:p>
        </w:tc>
        <w:tc>
          <w:tcPr>
            <w:tcW w:w="931" w:type="dxa"/>
            <w:tcMar>
              <w:left w:w="57" w:type="dxa"/>
              <w:right w:w="57" w:type="dxa"/>
            </w:tcMar>
            <w:vAlign w:val="center"/>
          </w:tcPr>
          <w:p w14:paraId="602C10E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3F2DCBD6">
            <w:pPr>
              <w:widowControl/>
              <w:spacing w:line="240" w:lineRule="exact"/>
              <w:jc w:val="center"/>
              <w:rPr>
                <w:color w:val="000000"/>
                <w:kern w:val="0"/>
                <w:sz w:val="18"/>
                <w:szCs w:val="18"/>
                <w:highlight w:val="none"/>
              </w:rPr>
            </w:pPr>
            <w:r>
              <w:rPr>
                <w:color w:val="000000" w:themeColor="text1"/>
                <w:kern w:val="0"/>
                <w:sz w:val="18"/>
                <w:szCs w:val="18"/>
                <w:highlight w:val="none"/>
              </w:rPr>
              <w:t>16</w:t>
            </w:r>
          </w:p>
        </w:tc>
        <w:tc>
          <w:tcPr>
            <w:tcW w:w="931" w:type="dxa"/>
            <w:tcMar>
              <w:left w:w="57" w:type="dxa"/>
              <w:right w:w="57" w:type="dxa"/>
            </w:tcMar>
            <w:vAlign w:val="center"/>
          </w:tcPr>
          <w:p w14:paraId="6F9FCBE2">
            <w:pPr>
              <w:widowControl/>
              <w:spacing w:line="240" w:lineRule="exact"/>
              <w:jc w:val="center"/>
              <w:rPr>
                <w:color w:val="000000"/>
                <w:kern w:val="0"/>
                <w:sz w:val="18"/>
                <w:szCs w:val="18"/>
                <w:highlight w:val="none"/>
              </w:rPr>
            </w:pPr>
            <w:r>
              <w:rPr>
                <w:color w:val="000000" w:themeColor="text1"/>
                <w:kern w:val="0"/>
                <w:sz w:val="18"/>
                <w:szCs w:val="18"/>
                <w:highlight w:val="none"/>
              </w:rPr>
              <w:t>16</w:t>
            </w:r>
          </w:p>
        </w:tc>
        <w:tc>
          <w:tcPr>
            <w:tcW w:w="932" w:type="dxa"/>
            <w:tcMar>
              <w:left w:w="57" w:type="dxa"/>
              <w:right w:w="57" w:type="dxa"/>
            </w:tcMar>
            <w:vAlign w:val="center"/>
          </w:tcPr>
          <w:p w14:paraId="67FD297C">
            <w:pPr>
              <w:widowControl/>
              <w:spacing w:line="240" w:lineRule="exact"/>
              <w:jc w:val="center"/>
              <w:rPr>
                <w:color w:val="000000"/>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38E260F">
            <w:pPr>
              <w:widowControl/>
              <w:spacing w:line="240" w:lineRule="exact"/>
              <w:jc w:val="center"/>
              <w:rPr>
                <w:color w:val="000000"/>
                <w:kern w:val="0"/>
                <w:sz w:val="18"/>
                <w:szCs w:val="18"/>
                <w:highlight w:val="none"/>
              </w:rPr>
            </w:pPr>
            <w:r>
              <w:rPr>
                <w:color w:val="000000"/>
                <w:kern w:val="0"/>
                <w:sz w:val="18"/>
                <w:szCs w:val="18"/>
                <w:highlight w:val="none"/>
              </w:rPr>
              <w:t>0</w:t>
            </w:r>
          </w:p>
        </w:tc>
        <w:tc>
          <w:tcPr>
            <w:tcW w:w="932" w:type="dxa"/>
            <w:vAlign w:val="center"/>
          </w:tcPr>
          <w:p w14:paraId="135639B7">
            <w:pPr>
              <w:widowControl/>
              <w:spacing w:line="240" w:lineRule="exact"/>
              <w:jc w:val="center"/>
              <w:rPr>
                <w:color w:val="000000"/>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159E8B2D">
            <w:pPr>
              <w:widowControl/>
              <w:spacing w:line="240" w:lineRule="exact"/>
              <w:jc w:val="center"/>
              <w:rPr>
                <w:bCs/>
                <w:color w:val="000000" w:themeColor="text1"/>
                <w:kern w:val="0"/>
                <w:sz w:val="18"/>
                <w:szCs w:val="18"/>
                <w:highlight w:val="none"/>
              </w:rPr>
            </w:pPr>
          </w:p>
        </w:tc>
      </w:tr>
      <w:tr w14:paraId="7473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7C372B4C">
            <w:pPr>
              <w:widowControl/>
              <w:spacing w:line="240" w:lineRule="exact"/>
              <w:jc w:val="center"/>
              <w:rPr>
                <w:bCs/>
                <w:color w:val="000000" w:themeColor="text1"/>
                <w:kern w:val="0"/>
                <w:sz w:val="18"/>
                <w:szCs w:val="18"/>
                <w:highlight w:val="none"/>
              </w:rPr>
            </w:pPr>
          </w:p>
        </w:tc>
        <w:tc>
          <w:tcPr>
            <w:tcW w:w="1044" w:type="dxa"/>
            <w:vMerge w:val="continue"/>
            <w:vAlign w:val="center"/>
          </w:tcPr>
          <w:p w14:paraId="00AF50F9">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0AA3497">
            <w:pPr>
              <w:spacing w:line="240" w:lineRule="exact"/>
              <w:rPr>
                <w:color w:val="000000" w:themeColor="text1"/>
                <w:kern w:val="0"/>
                <w:sz w:val="18"/>
                <w:szCs w:val="18"/>
                <w:highlight w:val="none"/>
              </w:rPr>
            </w:pPr>
            <w:r>
              <w:rPr>
                <w:color w:val="000000"/>
                <w:kern w:val="0"/>
                <w:sz w:val="18"/>
                <w:szCs w:val="18"/>
                <w:highlight w:val="none"/>
              </w:rPr>
              <w:t>劳育类实践课程</w:t>
            </w:r>
          </w:p>
        </w:tc>
        <w:tc>
          <w:tcPr>
            <w:tcW w:w="931" w:type="dxa"/>
            <w:tcMar>
              <w:left w:w="57" w:type="dxa"/>
              <w:right w:w="57" w:type="dxa"/>
            </w:tcMar>
            <w:vAlign w:val="center"/>
          </w:tcPr>
          <w:p w14:paraId="68F796FC">
            <w:pPr>
              <w:spacing w:line="240" w:lineRule="exact"/>
              <w:jc w:val="center"/>
              <w:rPr>
                <w:color w:val="000000" w:themeColor="text1"/>
                <w:kern w:val="0"/>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399A27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79DA4CF4">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3B5288B8">
            <w:pPr>
              <w:widowControl/>
              <w:spacing w:line="240" w:lineRule="exact"/>
              <w:jc w:val="center"/>
              <w:rPr>
                <w:color w:val="000000" w:themeColor="text1"/>
                <w:kern w:val="0"/>
                <w:sz w:val="18"/>
                <w:szCs w:val="18"/>
                <w:highlight w:val="none"/>
              </w:rPr>
            </w:pPr>
          </w:p>
        </w:tc>
        <w:tc>
          <w:tcPr>
            <w:tcW w:w="932" w:type="dxa"/>
            <w:tcMar>
              <w:left w:w="57" w:type="dxa"/>
              <w:right w:w="57" w:type="dxa"/>
            </w:tcMar>
            <w:vAlign w:val="center"/>
          </w:tcPr>
          <w:p w14:paraId="0B2FA4E1">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3C680356">
            <w:pPr>
              <w:widowControl/>
              <w:spacing w:line="240" w:lineRule="exact"/>
              <w:jc w:val="center"/>
              <w:rPr>
                <w:color w:val="000000"/>
                <w:kern w:val="0"/>
                <w:sz w:val="18"/>
                <w:szCs w:val="18"/>
                <w:highlight w:val="none"/>
              </w:rPr>
            </w:pPr>
          </w:p>
        </w:tc>
        <w:tc>
          <w:tcPr>
            <w:tcW w:w="932" w:type="dxa"/>
            <w:vAlign w:val="center"/>
          </w:tcPr>
          <w:p w14:paraId="698CEEBD">
            <w:pPr>
              <w:widowControl/>
              <w:spacing w:line="240" w:lineRule="exact"/>
              <w:jc w:val="center"/>
              <w:rPr>
                <w:color w:val="000000"/>
                <w:kern w:val="0"/>
                <w:sz w:val="18"/>
                <w:szCs w:val="18"/>
                <w:highlight w:val="none"/>
              </w:rPr>
            </w:pPr>
          </w:p>
        </w:tc>
        <w:tc>
          <w:tcPr>
            <w:tcW w:w="1025" w:type="dxa"/>
            <w:tcMar>
              <w:left w:w="0" w:type="dxa"/>
              <w:right w:w="0" w:type="dxa"/>
            </w:tcMar>
            <w:vAlign w:val="center"/>
          </w:tcPr>
          <w:p w14:paraId="15E6101C">
            <w:pPr>
              <w:widowControl/>
              <w:spacing w:line="240" w:lineRule="exact"/>
              <w:jc w:val="center"/>
              <w:rPr>
                <w:bCs/>
                <w:color w:val="000000" w:themeColor="text1"/>
                <w:kern w:val="0"/>
                <w:sz w:val="18"/>
                <w:szCs w:val="18"/>
                <w:highlight w:val="none"/>
              </w:rPr>
            </w:pPr>
          </w:p>
        </w:tc>
      </w:tr>
      <w:tr w14:paraId="7FE5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5386C615">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三</w:t>
            </w:r>
            <w:r>
              <w:rPr>
                <w:bCs/>
                <w:color w:val="000000" w:themeColor="text1"/>
                <w:kern w:val="0"/>
                <w:sz w:val="18"/>
                <w:szCs w:val="18"/>
                <w:highlight w:val="none"/>
              </w:rPr>
              <w:t>学期</w:t>
            </w:r>
          </w:p>
          <w:p w14:paraId="7F50995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27</w:t>
            </w:r>
            <w:r>
              <w:rPr>
                <w:rFonts w:hint="eastAsia"/>
                <w:bCs/>
                <w:color w:val="000000" w:themeColor="text1"/>
                <w:kern w:val="0"/>
                <w:sz w:val="18"/>
                <w:szCs w:val="18"/>
                <w:highlight w:val="none"/>
                <w:lang w:val="en-US" w:eastAsia="zh-CN"/>
              </w:rPr>
              <w:t>-30</w:t>
            </w:r>
            <w:r>
              <w:rPr>
                <w:bCs/>
                <w:color w:val="000000" w:themeColor="text1"/>
                <w:kern w:val="0"/>
                <w:sz w:val="18"/>
                <w:szCs w:val="18"/>
                <w:highlight w:val="none"/>
              </w:rPr>
              <w:t>学分</w:t>
            </w:r>
          </w:p>
          <w:p w14:paraId="2B9FABA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21</w:t>
            </w:r>
            <w:r>
              <w:rPr>
                <w:bCs/>
                <w:color w:val="000000" w:themeColor="text1"/>
                <w:kern w:val="0"/>
                <w:sz w:val="18"/>
                <w:szCs w:val="18"/>
                <w:highlight w:val="none"/>
              </w:rPr>
              <w:t>学分</w:t>
            </w:r>
          </w:p>
          <w:p w14:paraId="5EB50C64">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6-9</w:t>
            </w:r>
            <w:r>
              <w:rPr>
                <w:bCs/>
                <w:color w:val="000000" w:themeColor="text1"/>
                <w:kern w:val="0"/>
                <w:sz w:val="18"/>
                <w:szCs w:val="18"/>
                <w:highlight w:val="none"/>
              </w:rPr>
              <w:t>学分</w:t>
            </w:r>
          </w:p>
        </w:tc>
        <w:tc>
          <w:tcPr>
            <w:tcW w:w="1044" w:type="dxa"/>
            <w:vMerge w:val="restart"/>
            <w:vAlign w:val="center"/>
          </w:tcPr>
          <w:p w14:paraId="06A73EC1">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3629802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64B76503">
            <w:pPr>
              <w:spacing w:line="240" w:lineRule="exact"/>
              <w:rPr>
                <w:color w:val="000000" w:themeColor="text1"/>
                <w:sz w:val="18"/>
                <w:szCs w:val="18"/>
                <w:highlight w:val="none"/>
              </w:rPr>
            </w:pPr>
            <w:r>
              <w:rPr>
                <w:color w:val="000000"/>
                <w:sz w:val="18"/>
                <w:szCs w:val="18"/>
                <w:highlight w:val="none"/>
              </w:rPr>
              <w:t>思想道德与法治</w:t>
            </w:r>
          </w:p>
        </w:tc>
        <w:tc>
          <w:tcPr>
            <w:tcW w:w="931" w:type="dxa"/>
            <w:tcMar>
              <w:left w:w="57" w:type="dxa"/>
              <w:right w:w="57" w:type="dxa"/>
            </w:tcMar>
            <w:vAlign w:val="center"/>
          </w:tcPr>
          <w:p w14:paraId="597E8F2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76C154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0B060A9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6E8262A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6A7CA3C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9EC57B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872526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2FCFFCCA">
            <w:pPr>
              <w:widowControl/>
              <w:spacing w:line="240" w:lineRule="exact"/>
              <w:jc w:val="center"/>
              <w:rPr>
                <w:bCs/>
                <w:color w:val="000000" w:themeColor="text1"/>
                <w:kern w:val="0"/>
                <w:sz w:val="18"/>
                <w:szCs w:val="18"/>
                <w:highlight w:val="none"/>
              </w:rPr>
            </w:pPr>
          </w:p>
        </w:tc>
      </w:tr>
      <w:tr w14:paraId="3133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ED0D166">
            <w:pPr>
              <w:spacing w:line="240" w:lineRule="exact"/>
              <w:jc w:val="center"/>
              <w:rPr>
                <w:bCs/>
                <w:color w:val="000000" w:themeColor="text1"/>
                <w:kern w:val="0"/>
                <w:sz w:val="18"/>
                <w:szCs w:val="18"/>
                <w:highlight w:val="none"/>
              </w:rPr>
            </w:pPr>
          </w:p>
        </w:tc>
        <w:tc>
          <w:tcPr>
            <w:tcW w:w="1044" w:type="dxa"/>
            <w:vMerge w:val="continue"/>
            <w:vAlign w:val="center"/>
          </w:tcPr>
          <w:p w14:paraId="70B5515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6057A4C">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5AECA274">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0E27EA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73760F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4F436586">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60D018C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448087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E39AD4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31112AC">
            <w:pPr>
              <w:widowControl/>
              <w:spacing w:line="240" w:lineRule="exact"/>
              <w:jc w:val="center"/>
              <w:rPr>
                <w:bCs/>
                <w:color w:val="000000" w:themeColor="text1"/>
                <w:kern w:val="0"/>
                <w:sz w:val="18"/>
                <w:szCs w:val="18"/>
                <w:highlight w:val="none"/>
              </w:rPr>
            </w:pPr>
          </w:p>
        </w:tc>
      </w:tr>
      <w:tr w14:paraId="56B8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B1B0586">
            <w:pPr>
              <w:spacing w:line="240" w:lineRule="exact"/>
              <w:jc w:val="center"/>
              <w:rPr>
                <w:bCs/>
                <w:color w:val="000000" w:themeColor="text1"/>
                <w:kern w:val="0"/>
                <w:sz w:val="18"/>
                <w:szCs w:val="18"/>
                <w:highlight w:val="none"/>
              </w:rPr>
            </w:pPr>
          </w:p>
        </w:tc>
        <w:tc>
          <w:tcPr>
            <w:tcW w:w="1044" w:type="dxa"/>
            <w:vMerge w:val="continue"/>
            <w:vAlign w:val="center"/>
          </w:tcPr>
          <w:p w14:paraId="086A025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0DC7C49">
            <w:pPr>
              <w:spacing w:line="240" w:lineRule="exact"/>
              <w:rPr>
                <w:color w:val="000000" w:themeColor="text1"/>
                <w:sz w:val="18"/>
                <w:szCs w:val="18"/>
                <w:highlight w:val="none"/>
              </w:rPr>
            </w:pPr>
            <w:r>
              <w:rPr>
                <w:color w:val="000000" w:themeColor="text1"/>
                <w:sz w:val="18"/>
                <w:szCs w:val="18"/>
                <w:highlight w:val="none"/>
              </w:rPr>
              <w:t>大学体育-3</w:t>
            </w:r>
          </w:p>
        </w:tc>
        <w:tc>
          <w:tcPr>
            <w:tcW w:w="931" w:type="dxa"/>
            <w:tcMar>
              <w:left w:w="57" w:type="dxa"/>
              <w:right w:w="57" w:type="dxa"/>
            </w:tcMar>
            <w:vAlign w:val="center"/>
          </w:tcPr>
          <w:p w14:paraId="4FF918C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837FDF7">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013BB5E7">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37429E7D">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5C866B3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6DF513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F881DD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8E4D2EC">
            <w:pPr>
              <w:widowControl/>
              <w:spacing w:line="240" w:lineRule="exact"/>
              <w:jc w:val="center"/>
              <w:rPr>
                <w:bCs/>
                <w:color w:val="000000" w:themeColor="text1"/>
                <w:kern w:val="0"/>
                <w:sz w:val="18"/>
                <w:szCs w:val="18"/>
                <w:highlight w:val="none"/>
              </w:rPr>
            </w:pPr>
          </w:p>
        </w:tc>
      </w:tr>
      <w:tr w14:paraId="2D6B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AAD045D">
            <w:pPr>
              <w:widowControl/>
              <w:spacing w:line="240" w:lineRule="exact"/>
              <w:jc w:val="center"/>
              <w:rPr>
                <w:bCs/>
                <w:color w:val="000000" w:themeColor="text1"/>
                <w:kern w:val="0"/>
                <w:sz w:val="18"/>
                <w:szCs w:val="18"/>
                <w:highlight w:val="none"/>
              </w:rPr>
            </w:pPr>
          </w:p>
        </w:tc>
        <w:tc>
          <w:tcPr>
            <w:tcW w:w="1044" w:type="dxa"/>
            <w:vMerge w:val="restart"/>
            <w:vAlign w:val="center"/>
          </w:tcPr>
          <w:p w14:paraId="343917A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38B3612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r>
              <w:rPr>
                <w:bCs/>
                <w:color w:val="000000" w:themeColor="text1"/>
                <w:kern w:val="0"/>
                <w:sz w:val="18"/>
                <w:szCs w:val="18"/>
                <w:highlight w:val="none"/>
              </w:rPr>
              <w:t>学分</w:t>
            </w:r>
          </w:p>
        </w:tc>
        <w:tc>
          <w:tcPr>
            <w:tcW w:w="3782" w:type="dxa"/>
            <w:tcMar>
              <w:left w:w="57" w:type="dxa"/>
              <w:right w:w="57" w:type="dxa"/>
            </w:tcMar>
            <w:vAlign w:val="center"/>
          </w:tcPr>
          <w:p w14:paraId="65D5B405">
            <w:pPr>
              <w:spacing w:line="240" w:lineRule="exact"/>
              <w:rPr>
                <w:color w:val="000000" w:themeColor="text1"/>
                <w:sz w:val="18"/>
                <w:szCs w:val="18"/>
                <w:highlight w:val="none"/>
              </w:rPr>
            </w:pPr>
            <w:r>
              <w:rPr>
                <w:kern w:val="0"/>
                <w:sz w:val="18"/>
                <w:szCs w:val="18"/>
                <w:highlight w:val="none"/>
              </w:rPr>
              <w:t>大学物理</w:t>
            </w:r>
            <w:r>
              <w:rPr>
                <w:rFonts w:hint="eastAsia"/>
                <w:kern w:val="0"/>
                <w:sz w:val="18"/>
                <w:szCs w:val="18"/>
                <w:highlight w:val="none"/>
              </w:rPr>
              <w:t>B</w:t>
            </w:r>
            <w:r>
              <w:rPr>
                <w:kern w:val="0"/>
                <w:sz w:val="18"/>
                <w:szCs w:val="18"/>
                <w:highlight w:val="none"/>
              </w:rPr>
              <w:t>-2</w:t>
            </w:r>
          </w:p>
        </w:tc>
        <w:tc>
          <w:tcPr>
            <w:tcW w:w="931" w:type="dxa"/>
            <w:tcMar>
              <w:left w:w="57" w:type="dxa"/>
              <w:right w:w="57" w:type="dxa"/>
            </w:tcMar>
            <w:vAlign w:val="center"/>
          </w:tcPr>
          <w:p w14:paraId="018A0BCB">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C9825D4">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3</w:t>
            </w:r>
          </w:p>
        </w:tc>
        <w:tc>
          <w:tcPr>
            <w:tcW w:w="932" w:type="dxa"/>
            <w:tcMar>
              <w:left w:w="57" w:type="dxa"/>
              <w:right w:w="57" w:type="dxa"/>
            </w:tcMar>
            <w:vAlign w:val="center"/>
          </w:tcPr>
          <w:p w14:paraId="224C97C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079E412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5B9D7B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A2155A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70DEF5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E3B71BB">
            <w:pPr>
              <w:widowControl/>
              <w:spacing w:line="240" w:lineRule="exact"/>
              <w:jc w:val="center"/>
              <w:rPr>
                <w:bCs/>
                <w:color w:val="000000" w:themeColor="text1"/>
                <w:kern w:val="0"/>
                <w:sz w:val="18"/>
                <w:szCs w:val="18"/>
                <w:highlight w:val="none"/>
              </w:rPr>
            </w:pPr>
          </w:p>
        </w:tc>
      </w:tr>
      <w:tr w14:paraId="2E07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ABFBA8E">
            <w:pPr>
              <w:widowControl/>
              <w:spacing w:line="240" w:lineRule="exact"/>
              <w:jc w:val="center"/>
              <w:rPr>
                <w:bCs/>
                <w:color w:val="000000" w:themeColor="text1"/>
                <w:kern w:val="0"/>
                <w:sz w:val="18"/>
                <w:szCs w:val="18"/>
                <w:highlight w:val="none"/>
              </w:rPr>
            </w:pPr>
          </w:p>
        </w:tc>
        <w:tc>
          <w:tcPr>
            <w:tcW w:w="1044" w:type="dxa"/>
            <w:vMerge w:val="continue"/>
            <w:vAlign w:val="center"/>
          </w:tcPr>
          <w:p w14:paraId="3D8292A3">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FFF24E1">
            <w:pPr>
              <w:spacing w:line="240" w:lineRule="exact"/>
              <w:rPr>
                <w:color w:val="000000" w:themeColor="text1"/>
                <w:sz w:val="18"/>
                <w:szCs w:val="18"/>
                <w:highlight w:val="none"/>
              </w:rPr>
            </w:pPr>
            <w:r>
              <w:rPr>
                <w:kern w:val="0"/>
                <w:sz w:val="18"/>
                <w:szCs w:val="18"/>
                <w:highlight w:val="none"/>
              </w:rPr>
              <w:t>大学物理实验</w:t>
            </w:r>
            <w:r>
              <w:rPr>
                <w:rFonts w:hint="eastAsia"/>
                <w:kern w:val="0"/>
                <w:sz w:val="18"/>
                <w:szCs w:val="18"/>
                <w:highlight w:val="none"/>
              </w:rPr>
              <w:t>B</w:t>
            </w:r>
          </w:p>
        </w:tc>
        <w:tc>
          <w:tcPr>
            <w:tcW w:w="931" w:type="dxa"/>
            <w:tcMar>
              <w:left w:w="57" w:type="dxa"/>
              <w:right w:w="57" w:type="dxa"/>
            </w:tcMar>
            <w:vAlign w:val="center"/>
          </w:tcPr>
          <w:p w14:paraId="416F983E">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1B617EF">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1.5</w:t>
            </w:r>
          </w:p>
        </w:tc>
        <w:tc>
          <w:tcPr>
            <w:tcW w:w="932" w:type="dxa"/>
            <w:tcMar>
              <w:left w:w="57" w:type="dxa"/>
              <w:right w:w="57" w:type="dxa"/>
            </w:tcMar>
            <w:vAlign w:val="center"/>
          </w:tcPr>
          <w:p w14:paraId="1D6AFF0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503BBAA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31191A0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4A5EBA8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359618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6FB7F62">
            <w:pPr>
              <w:widowControl/>
              <w:spacing w:line="240" w:lineRule="exact"/>
              <w:jc w:val="center"/>
              <w:rPr>
                <w:bCs/>
                <w:color w:val="000000" w:themeColor="text1"/>
                <w:kern w:val="0"/>
                <w:sz w:val="18"/>
                <w:szCs w:val="18"/>
                <w:highlight w:val="none"/>
              </w:rPr>
            </w:pPr>
          </w:p>
        </w:tc>
      </w:tr>
      <w:tr w14:paraId="0112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BCB5254">
            <w:pPr>
              <w:widowControl/>
              <w:spacing w:line="240" w:lineRule="exact"/>
              <w:jc w:val="center"/>
              <w:rPr>
                <w:bCs/>
                <w:color w:val="000000" w:themeColor="text1"/>
                <w:kern w:val="0"/>
                <w:sz w:val="18"/>
                <w:szCs w:val="18"/>
                <w:highlight w:val="none"/>
              </w:rPr>
            </w:pPr>
          </w:p>
        </w:tc>
        <w:tc>
          <w:tcPr>
            <w:tcW w:w="1044" w:type="dxa"/>
            <w:vMerge w:val="continue"/>
            <w:vAlign w:val="center"/>
          </w:tcPr>
          <w:p w14:paraId="683E4C8B">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5C4AEC0">
            <w:pPr>
              <w:spacing w:line="240" w:lineRule="exact"/>
              <w:rPr>
                <w:kern w:val="0"/>
                <w:sz w:val="18"/>
                <w:szCs w:val="18"/>
                <w:highlight w:val="none"/>
              </w:rPr>
            </w:pPr>
            <w:r>
              <w:rPr>
                <w:rFonts w:eastAsiaTheme="minorEastAsia"/>
                <w:sz w:val="18"/>
                <w:szCs w:val="18"/>
                <w:highlight w:val="none"/>
              </w:rPr>
              <w:t>线性代数</w:t>
            </w:r>
          </w:p>
        </w:tc>
        <w:tc>
          <w:tcPr>
            <w:tcW w:w="931" w:type="dxa"/>
            <w:tcMar>
              <w:left w:w="57" w:type="dxa"/>
              <w:right w:w="57" w:type="dxa"/>
            </w:tcMar>
            <w:vAlign w:val="center"/>
          </w:tcPr>
          <w:p w14:paraId="52E1E6D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40192E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932" w:type="dxa"/>
            <w:tcMar>
              <w:left w:w="57" w:type="dxa"/>
              <w:right w:w="57" w:type="dxa"/>
            </w:tcMar>
            <w:vAlign w:val="center"/>
          </w:tcPr>
          <w:p w14:paraId="354C752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45E6E12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3831F46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875842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39F6E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3313289">
            <w:pPr>
              <w:widowControl/>
              <w:spacing w:line="240" w:lineRule="exact"/>
              <w:jc w:val="center"/>
              <w:rPr>
                <w:bCs/>
                <w:color w:val="000000" w:themeColor="text1"/>
                <w:kern w:val="0"/>
                <w:sz w:val="18"/>
                <w:szCs w:val="18"/>
                <w:highlight w:val="none"/>
              </w:rPr>
            </w:pPr>
          </w:p>
        </w:tc>
      </w:tr>
      <w:tr w14:paraId="6BF8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9F88789">
            <w:pPr>
              <w:widowControl/>
              <w:spacing w:line="240" w:lineRule="exact"/>
              <w:jc w:val="center"/>
              <w:rPr>
                <w:bCs/>
                <w:color w:val="000000" w:themeColor="text1"/>
                <w:kern w:val="0"/>
                <w:sz w:val="18"/>
                <w:szCs w:val="18"/>
                <w:highlight w:val="none"/>
              </w:rPr>
            </w:pPr>
          </w:p>
        </w:tc>
        <w:tc>
          <w:tcPr>
            <w:tcW w:w="1044" w:type="dxa"/>
            <w:vMerge w:val="restart"/>
            <w:vAlign w:val="center"/>
          </w:tcPr>
          <w:p w14:paraId="6C38192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7FEE279">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11</w:t>
            </w:r>
            <w:r>
              <w:rPr>
                <w:bCs/>
                <w:color w:val="000000" w:themeColor="text1"/>
                <w:kern w:val="0"/>
                <w:sz w:val="18"/>
                <w:szCs w:val="18"/>
                <w:highlight w:val="none"/>
              </w:rPr>
              <w:t>学分</w:t>
            </w:r>
          </w:p>
        </w:tc>
        <w:tc>
          <w:tcPr>
            <w:tcW w:w="3782" w:type="dxa"/>
            <w:tcMar>
              <w:left w:w="57" w:type="dxa"/>
              <w:right w:w="57" w:type="dxa"/>
            </w:tcMar>
            <w:vAlign w:val="center"/>
          </w:tcPr>
          <w:p w14:paraId="42C45DE1">
            <w:pPr>
              <w:spacing w:line="240" w:lineRule="exact"/>
              <w:rPr>
                <w:color w:val="000000" w:themeColor="text1"/>
                <w:sz w:val="18"/>
                <w:szCs w:val="18"/>
                <w:highlight w:val="none"/>
              </w:rPr>
            </w:pPr>
            <w:r>
              <w:rPr>
                <w:rFonts w:eastAsiaTheme="minorEastAsia"/>
                <w:sz w:val="18"/>
                <w:szCs w:val="18"/>
                <w:highlight w:val="none"/>
              </w:rPr>
              <w:t>数据结构与算法</w:t>
            </w:r>
          </w:p>
        </w:tc>
        <w:tc>
          <w:tcPr>
            <w:tcW w:w="931" w:type="dxa"/>
            <w:tcMar>
              <w:left w:w="57" w:type="dxa"/>
              <w:right w:w="57" w:type="dxa"/>
            </w:tcMar>
            <w:vAlign w:val="center"/>
          </w:tcPr>
          <w:p w14:paraId="17CD8334">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4CC52D7B">
            <w:pPr>
              <w:widowControl/>
              <w:spacing w:line="240" w:lineRule="exact"/>
              <w:jc w:val="center"/>
              <w:rPr>
                <w:color w:val="000000" w:themeColor="text1"/>
                <w:kern w:val="0"/>
                <w:sz w:val="18"/>
                <w:szCs w:val="18"/>
                <w:highlight w:val="none"/>
              </w:rPr>
            </w:pPr>
            <w:r>
              <w:rPr>
                <w:rFonts w:eastAsiaTheme="minorEastAsia"/>
                <w:sz w:val="18"/>
                <w:szCs w:val="18"/>
                <w:highlight w:val="none"/>
              </w:rPr>
              <w:t>4</w:t>
            </w:r>
          </w:p>
        </w:tc>
        <w:tc>
          <w:tcPr>
            <w:tcW w:w="932" w:type="dxa"/>
            <w:tcMar>
              <w:left w:w="57" w:type="dxa"/>
              <w:right w:w="57" w:type="dxa"/>
            </w:tcMar>
            <w:vAlign w:val="center"/>
          </w:tcPr>
          <w:p w14:paraId="0DC813F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581B6D8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32058F4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9C8D97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62AC948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26E24C5">
            <w:pPr>
              <w:widowControl/>
              <w:spacing w:line="240" w:lineRule="exact"/>
              <w:jc w:val="center"/>
              <w:rPr>
                <w:bCs/>
                <w:color w:val="000000" w:themeColor="text1"/>
                <w:kern w:val="0"/>
                <w:sz w:val="18"/>
                <w:szCs w:val="18"/>
                <w:highlight w:val="none"/>
              </w:rPr>
            </w:pPr>
          </w:p>
        </w:tc>
      </w:tr>
      <w:tr w14:paraId="0254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D24FDA2">
            <w:pPr>
              <w:widowControl/>
              <w:spacing w:line="240" w:lineRule="exact"/>
              <w:jc w:val="center"/>
              <w:rPr>
                <w:bCs/>
                <w:color w:val="000000" w:themeColor="text1"/>
                <w:kern w:val="0"/>
                <w:sz w:val="18"/>
                <w:szCs w:val="18"/>
                <w:highlight w:val="none"/>
              </w:rPr>
            </w:pPr>
          </w:p>
        </w:tc>
        <w:tc>
          <w:tcPr>
            <w:tcW w:w="1044" w:type="dxa"/>
            <w:vMerge w:val="continue"/>
            <w:vAlign w:val="center"/>
          </w:tcPr>
          <w:p w14:paraId="0C0B18E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1B2401D">
            <w:pPr>
              <w:spacing w:line="240" w:lineRule="exact"/>
              <w:rPr>
                <w:color w:val="000000" w:themeColor="text1"/>
                <w:sz w:val="18"/>
                <w:szCs w:val="18"/>
                <w:highlight w:val="none"/>
              </w:rPr>
            </w:pPr>
            <w:r>
              <w:rPr>
                <w:rFonts w:eastAsiaTheme="minorEastAsia"/>
                <w:sz w:val="18"/>
                <w:szCs w:val="18"/>
                <w:highlight w:val="none"/>
              </w:rPr>
              <w:t>离散数学</w:t>
            </w:r>
          </w:p>
        </w:tc>
        <w:tc>
          <w:tcPr>
            <w:tcW w:w="931" w:type="dxa"/>
            <w:tcMar>
              <w:left w:w="57" w:type="dxa"/>
              <w:right w:w="57" w:type="dxa"/>
            </w:tcMar>
            <w:vAlign w:val="center"/>
          </w:tcPr>
          <w:p w14:paraId="32D7DBA9">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591CCF38">
            <w:pPr>
              <w:widowControl/>
              <w:spacing w:line="240" w:lineRule="exact"/>
              <w:jc w:val="center"/>
              <w:rPr>
                <w:color w:val="000000" w:themeColor="text1"/>
                <w:kern w:val="0"/>
                <w:sz w:val="18"/>
                <w:szCs w:val="18"/>
                <w:highlight w:val="none"/>
              </w:rPr>
            </w:pPr>
            <w:r>
              <w:rPr>
                <w:rFonts w:eastAsiaTheme="minorEastAsia"/>
                <w:sz w:val="18"/>
                <w:szCs w:val="18"/>
                <w:highlight w:val="none"/>
              </w:rPr>
              <w:t>4</w:t>
            </w:r>
          </w:p>
        </w:tc>
        <w:tc>
          <w:tcPr>
            <w:tcW w:w="932" w:type="dxa"/>
            <w:tcMar>
              <w:left w:w="57" w:type="dxa"/>
              <w:right w:w="57" w:type="dxa"/>
            </w:tcMar>
            <w:vAlign w:val="center"/>
          </w:tcPr>
          <w:p w14:paraId="0ECAEF2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2FE7189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2" w:type="dxa"/>
            <w:tcMar>
              <w:left w:w="57" w:type="dxa"/>
              <w:right w:w="57" w:type="dxa"/>
            </w:tcMar>
            <w:vAlign w:val="center"/>
          </w:tcPr>
          <w:p w14:paraId="40421F4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53A67D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23250F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AEDE63E">
            <w:pPr>
              <w:widowControl/>
              <w:spacing w:line="240" w:lineRule="exact"/>
              <w:jc w:val="center"/>
              <w:rPr>
                <w:bCs/>
                <w:color w:val="000000" w:themeColor="text1"/>
                <w:kern w:val="0"/>
                <w:sz w:val="18"/>
                <w:szCs w:val="18"/>
                <w:highlight w:val="none"/>
              </w:rPr>
            </w:pPr>
          </w:p>
        </w:tc>
      </w:tr>
      <w:tr w14:paraId="1BC9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9527B80">
            <w:pPr>
              <w:widowControl/>
              <w:spacing w:line="240" w:lineRule="exact"/>
              <w:jc w:val="center"/>
              <w:rPr>
                <w:bCs/>
                <w:color w:val="000000" w:themeColor="text1"/>
                <w:kern w:val="0"/>
                <w:sz w:val="18"/>
                <w:szCs w:val="18"/>
                <w:highlight w:val="none"/>
              </w:rPr>
            </w:pPr>
          </w:p>
        </w:tc>
        <w:tc>
          <w:tcPr>
            <w:tcW w:w="1044" w:type="dxa"/>
            <w:vMerge w:val="continue"/>
            <w:vAlign w:val="center"/>
          </w:tcPr>
          <w:p w14:paraId="37A7137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866A9BF">
            <w:pPr>
              <w:spacing w:line="240" w:lineRule="exact"/>
              <w:rPr>
                <w:color w:val="000000" w:themeColor="text1"/>
                <w:sz w:val="18"/>
                <w:szCs w:val="18"/>
                <w:highlight w:val="none"/>
              </w:rPr>
            </w:pPr>
            <w:r>
              <w:rPr>
                <w:rFonts w:eastAsiaTheme="minorEastAsia"/>
                <w:sz w:val="18"/>
                <w:szCs w:val="18"/>
                <w:highlight w:val="none"/>
              </w:rPr>
              <w:t>数据库原理及应用开发</w:t>
            </w:r>
          </w:p>
        </w:tc>
        <w:tc>
          <w:tcPr>
            <w:tcW w:w="931" w:type="dxa"/>
            <w:tcMar>
              <w:left w:w="57" w:type="dxa"/>
              <w:right w:w="57" w:type="dxa"/>
            </w:tcMar>
            <w:vAlign w:val="center"/>
          </w:tcPr>
          <w:p w14:paraId="021393F0">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065110A4">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735AD0C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002E0D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186FE7A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072E7B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5D10982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9E458A8">
            <w:pPr>
              <w:widowControl/>
              <w:spacing w:line="240" w:lineRule="exact"/>
              <w:jc w:val="center"/>
              <w:rPr>
                <w:bCs/>
                <w:color w:val="000000" w:themeColor="text1"/>
                <w:kern w:val="0"/>
                <w:sz w:val="18"/>
                <w:szCs w:val="18"/>
                <w:highlight w:val="none"/>
              </w:rPr>
            </w:pPr>
          </w:p>
        </w:tc>
      </w:tr>
      <w:tr w14:paraId="0918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3CADFCF">
            <w:pPr>
              <w:widowControl/>
              <w:spacing w:line="240" w:lineRule="exact"/>
              <w:jc w:val="center"/>
              <w:rPr>
                <w:bCs/>
                <w:color w:val="000000" w:themeColor="text1"/>
                <w:kern w:val="0"/>
                <w:sz w:val="18"/>
                <w:szCs w:val="18"/>
                <w:highlight w:val="none"/>
              </w:rPr>
            </w:pPr>
          </w:p>
        </w:tc>
        <w:tc>
          <w:tcPr>
            <w:tcW w:w="1044" w:type="dxa"/>
            <w:vMerge w:val="restart"/>
            <w:vAlign w:val="center"/>
          </w:tcPr>
          <w:p w14:paraId="2BE1E80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1C51FE16">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528735B2">
            <w:pPr>
              <w:spacing w:line="240" w:lineRule="exact"/>
              <w:rPr>
                <w:color w:val="000000" w:themeColor="text1"/>
                <w:sz w:val="18"/>
                <w:szCs w:val="18"/>
                <w:highlight w:val="none"/>
              </w:rPr>
            </w:pPr>
            <w:r>
              <w:rPr>
                <w:color w:val="000000" w:themeColor="text1"/>
                <w:kern w:val="0"/>
                <w:sz w:val="18"/>
                <w:szCs w:val="18"/>
                <w:highlight w:val="none"/>
              </w:rPr>
              <w:t>自然科学类课程</w:t>
            </w:r>
          </w:p>
        </w:tc>
        <w:tc>
          <w:tcPr>
            <w:tcW w:w="931" w:type="dxa"/>
            <w:tcMar>
              <w:left w:w="57" w:type="dxa"/>
              <w:right w:w="57" w:type="dxa"/>
            </w:tcMar>
            <w:vAlign w:val="center"/>
          </w:tcPr>
          <w:p w14:paraId="0D77341B">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1F459A3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1F5D4BA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187ECFD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1D58002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D4ED5D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483A8A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EC2AB06">
            <w:pPr>
              <w:widowControl/>
              <w:spacing w:line="240" w:lineRule="exact"/>
              <w:jc w:val="center"/>
              <w:rPr>
                <w:bCs/>
                <w:color w:val="000000" w:themeColor="text1"/>
                <w:kern w:val="0"/>
                <w:sz w:val="18"/>
                <w:szCs w:val="18"/>
                <w:highlight w:val="none"/>
              </w:rPr>
            </w:pPr>
          </w:p>
        </w:tc>
      </w:tr>
      <w:tr w14:paraId="0D07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05E4941">
            <w:pPr>
              <w:widowControl/>
              <w:spacing w:line="240" w:lineRule="exact"/>
              <w:jc w:val="center"/>
              <w:rPr>
                <w:bCs/>
                <w:color w:val="000000" w:themeColor="text1"/>
                <w:kern w:val="0"/>
                <w:sz w:val="18"/>
                <w:szCs w:val="18"/>
                <w:highlight w:val="none"/>
              </w:rPr>
            </w:pPr>
          </w:p>
        </w:tc>
        <w:tc>
          <w:tcPr>
            <w:tcW w:w="1044" w:type="dxa"/>
            <w:vMerge w:val="continue"/>
            <w:vAlign w:val="center"/>
          </w:tcPr>
          <w:p w14:paraId="15D0F829">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DE37ED4">
            <w:pPr>
              <w:spacing w:line="240" w:lineRule="exact"/>
              <w:rPr>
                <w:color w:val="000000" w:themeColor="text1"/>
                <w:sz w:val="18"/>
                <w:szCs w:val="18"/>
                <w:highlight w:val="none"/>
              </w:rPr>
            </w:pPr>
            <w:r>
              <w:rPr>
                <w:color w:val="000000" w:themeColor="text1"/>
                <w:kern w:val="0"/>
                <w:sz w:val="18"/>
                <w:szCs w:val="18"/>
                <w:highlight w:val="none"/>
              </w:rPr>
              <w:t>人文社科类课程</w:t>
            </w:r>
          </w:p>
        </w:tc>
        <w:tc>
          <w:tcPr>
            <w:tcW w:w="931" w:type="dxa"/>
            <w:tcMar>
              <w:left w:w="57" w:type="dxa"/>
              <w:right w:w="57" w:type="dxa"/>
            </w:tcMar>
            <w:vAlign w:val="center"/>
          </w:tcPr>
          <w:p w14:paraId="047733B3">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55EB2C1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31EDBFEF">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32</w:t>
            </w:r>
          </w:p>
        </w:tc>
        <w:tc>
          <w:tcPr>
            <w:tcW w:w="931" w:type="dxa"/>
            <w:tcMar>
              <w:left w:w="57" w:type="dxa"/>
              <w:right w:w="57" w:type="dxa"/>
            </w:tcMar>
            <w:vAlign w:val="center"/>
          </w:tcPr>
          <w:p w14:paraId="00EEF115">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32</w:t>
            </w:r>
          </w:p>
        </w:tc>
        <w:tc>
          <w:tcPr>
            <w:tcW w:w="932" w:type="dxa"/>
            <w:tcMar>
              <w:left w:w="57" w:type="dxa"/>
              <w:right w:w="57" w:type="dxa"/>
            </w:tcMar>
            <w:vAlign w:val="center"/>
          </w:tcPr>
          <w:p w14:paraId="196C1E06">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931" w:type="dxa"/>
            <w:tcMar>
              <w:left w:w="57" w:type="dxa"/>
              <w:right w:w="57" w:type="dxa"/>
            </w:tcMar>
            <w:vAlign w:val="center"/>
          </w:tcPr>
          <w:p w14:paraId="0E646541">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932" w:type="dxa"/>
            <w:vAlign w:val="center"/>
          </w:tcPr>
          <w:p w14:paraId="226E52D1">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1025" w:type="dxa"/>
            <w:tcMar>
              <w:left w:w="0" w:type="dxa"/>
              <w:right w:w="0" w:type="dxa"/>
            </w:tcMar>
            <w:vAlign w:val="center"/>
          </w:tcPr>
          <w:p w14:paraId="0981F709">
            <w:pPr>
              <w:widowControl/>
              <w:spacing w:line="240" w:lineRule="exact"/>
              <w:jc w:val="center"/>
              <w:rPr>
                <w:bCs/>
                <w:color w:val="000000" w:themeColor="text1"/>
                <w:kern w:val="0"/>
                <w:sz w:val="18"/>
                <w:szCs w:val="18"/>
                <w:highlight w:val="none"/>
              </w:rPr>
            </w:pPr>
          </w:p>
        </w:tc>
      </w:tr>
      <w:tr w14:paraId="0BD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6D1ECA6">
            <w:pPr>
              <w:widowControl/>
              <w:spacing w:line="240" w:lineRule="exact"/>
              <w:jc w:val="center"/>
              <w:rPr>
                <w:bCs/>
                <w:color w:val="000000" w:themeColor="text1"/>
                <w:kern w:val="0"/>
                <w:sz w:val="18"/>
                <w:szCs w:val="18"/>
                <w:highlight w:val="none"/>
              </w:rPr>
            </w:pPr>
          </w:p>
        </w:tc>
        <w:tc>
          <w:tcPr>
            <w:tcW w:w="1044" w:type="dxa"/>
            <w:vAlign w:val="center"/>
          </w:tcPr>
          <w:p w14:paraId="31DD5FA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277E0689">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0-3</w:t>
            </w:r>
            <w:r>
              <w:rPr>
                <w:bCs/>
                <w:color w:val="000000" w:themeColor="text1"/>
                <w:kern w:val="0"/>
                <w:sz w:val="18"/>
                <w:szCs w:val="18"/>
                <w:highlight w:val="none"/>
              </w:rPr>
              <w:t>学分</w:t>
            </w:r>
          </w:p>
        </w:tc>
        <w:tc>
          <w:tcPr>
            <w:tcW w:w="3782" w:type="dxa"/>
            <w:tcMar>
              <w:left w:w="57" w:type="dxa"/>
              <w:right w:w="57" w:type="dxa"/>
            </w:tcMar>
            <w:vAlign w:val="center"/>
          </w:tcPr>
          <w:p w14:paraId="15BFED87">
            <w:pPr>
              <w:spacing w:line="240" w:lineRule="exact"/>
              <w:rPr>
                <w:color w:val="000000" w:themeColor="text1"/>
                <w:sz w:val="18"/>
                <w:szCs w:val="18"/>
                <w:highlight w:val="none"/>
              </w:rPr>
            </w:pPr>
            <w:r>
              <w:rPr>
                <w:rFonts w:hint="eastAsia" w:eastAsiaTheme="minorEastAsia"/>
                <w:color w:val="000000" w:themeColor="text1"/>
                <w:sz w:val="18"/>
                <w:szCs w:val="18"/>
                <w:highlight w:val="none"/>
              </w:rPr>
              <w:t>编程与算法</w:t>
            </w:r>
          </w:p>
        </w:tc>
        <w:tc>
          <w:tcPr>
            <w:tcW w:w="931" w:type="dxa"/>
            <w:tcMar>
              <w:left w:w="57" w:type="dxa"/>
              <w:right w:w="57" w:type="dxa"/>
            </w:tcMar>
            <w:vAlign w:val="center"/>
          </w:tcPr>
          <w:p w14:paraId="012738EC">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6DD17B32">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61A122F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2C6ECC0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39F5A2D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2C8C0FD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D1D788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A3118EC">
            <w:pPr>
              <w:widowControl/>
              <w:spacing w:line="240" w:lineRule="exact"/>
              <w:jc w:val="center"/>
              <w:rPr>
                <w:bCs/>
                <w:color w:val="000000" w:themeColor="text1"/>
                <w:kern w:val="0"/>
                <w:sz w:val="18"/>
                <w:szCs w:val="18"/>
                <w:highlight w:val="none"/>
              </w:rPr>
            </w:pPr>
          </w:p>
        </w:tc>
      </w:tr>
      <w:tr w14:paraId="7D71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0749FD3">
            <w:pPr>
              <w:widowControl/>
              <w:spacing w:line="240" w:lineRule="exact"/>
              <w:jc w:val="center"/>
              <w:rPr>
                <w:bCs/>
                <w:color w:val="000000" w:themeColor="text1"/>
                <w:kern w:val="0"/>
                <w:sz w:val="18"/>
                <w:szCs w:val="18"/>
                <w:highlight w:val="none"/>
              </w:rPr>
            </w:pPr>
          </w:p>
        </w:tc>
        <w:tc>
          <w:tcPr>
            <w:tcW w:w="1044" w:type="dxa"/>
            <w:vAlign w:val="center"/>
          </w:tcPr>
          <w:p w14:paraId="3B9A9D5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46DFE81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1173D0E2">
            <w:pPr>
              <w:spacing w:line="240" w:lineRule="exact"/>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7800A12D">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BDC1532">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302CA14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35885A9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3AE2DF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34207B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5DA43A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FE04FBB">
            <w:pPr>
              <w:widowControl/>
              <w:spacing w:line="240" w:lineRule="exact"/>
              <w:jc w:val="center"/>
              <w:rPr>
                <w:bCs/>
                <w:color w:val="000000" w:themeColor="text1"/>
                <w:kern w:val="0"/>
                <w:sz w:val="18"/>
                <w:szCs w:val="18"/>
                <w:highlight w:val="none"/>
              </w:rPr>
            </w:pPr>
          </w:p>
        </w:tc>
      </w:tr>
      <w:tr w14:paraId="2416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restart"/>
            <w:shd w:val="clear" w:color="auto" w:fill="E7E6E6" w:themeFill="background2"/>
            <w:vAlign w:val="center"/>
          </w:tcPr>
          <w:p w14:paraId="1B01BB4D">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四</w:t>
            </w:r>
            <w:r>
              <w:rPr>
                <w:bCs/>
                <w:color w:val="000000" w:themeColor="text1"/>
                <w:kern w:val="0"/>
                <w:sz w:val="18"/>
                <w:szCs w:val="18"/>
                <w:highlight w:val="none"/>
              </w:rPr>
              <w:t>学期</w:t>
            </w:r>
          </w:p>
          <w:p w14:paraId="6EEEDC88">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27</w:t>
            </w:r>
            <w:r>
              <w:rPr>
                <w:rFonts w:hint="eastAsia"/>
                <w:bCs/>
                <w:color w:val="000000" w:themeColor="text1"/>
                <w:kern w:val="0"/>
                <w:sz w:val="18"/>
                <w:szCs w:val="18"/>
                <w:highlight w:val="none"/>
                <w:lang w:val="en-US" w:eastAsia="zh-CN"/>
              </w:rPr>
              <w:t>-32</w:t>
            </w:r>
            <w:r>
              <w:rPr>
                <w:bCs/>
                <w:color w:val="000000" w:themeColor="text1"/>
                <w:kern w:val="0"/>
                <w:sz w:val="18"/>
                <w:szCs w:val="18"/>
                <w:highlight w:val="none"/>
              </w:rPr>
              <w:t>学分</w:t>
            </w:r>
          </w:p>
          <w:p w14:paraId="1A49F40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27</w:t>
            </w:r>
            <w:r>
              <w:rPr>
                <w:bCs/>
                <w:color w:val="000000" w:themeColor="text1"/>
                <w:kern w:val="0"/>
                <w:sz w:val="18"/>
                <w:szCs w:val="18"/>
                <w:highlight w:val="none"/>
              </w:rPr>
              <w:t>学分</w:t>
            </w:r>
          </w:p>
          <w:p w14:paraId="1B3ADD95">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0-</w:t>
            </w:r>
            <w:r>
              <w:rPr>
                <w:rFonts w:hint="eastAsia"/>
                <w:bCs/>
                <w:color w:val="000000" w:themeColor="text1"/>
                <w:kern w:val="0"/>
                <w:sz w:val="18"/>
                <w:szCs w:val="18"/>
                <w:highlight w:val="none"/>
                <w:lang w:val="en-US" w:eastAsia="zh-CN"/>
              </w:rPr>
              <w:t>5</w:t>
            </w:r>
            <w:r>
              <w:rPr>
                <w:bCs/>
                <w:color w:val="000000" w:themeColor="text1"/>
                <w:kern w:val="0"/>
                <w:sz w:val="18"/>
                <w:szCs w:val="18"/>
                <w:highlight w:val="none"/>
              </w:rPr>
              <w:t>学分</w:t>
            </w:r>
          </w:p>
        </w:tc>
        <w:tc>
          <w:tcPr>
            <w:tcW w:w="1044" w:type="dxa"/>
            <w:vMerge w:val="restart"/>
            <w:vAlign w:val="center"/>
          </w:tcPr>
          <w:p w14:paraId="4DEB7799">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558F4E63">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7</w:t>
            </w:r>
            <w:r>
              <w:rPr>
                <w:bCs/>
                <w:color w:val="000000" w:themeColor="text1"/>
                <w:kern w:val="0"/>
                <w:sz w:val="18"/>
                <w:szCs w:val="18"/>
                <w:highlight w:val="none"/>
              </w:rPr>
              <w:t>学分</w:t>
            </w:r>
          </w:p>
        </w:tc>
        <w:tc>
          <w:tcPr>
            <w:tcW w:w="3782" w:type="dxa"/>
            <w:tcMar>
              <w:left w:w="57" w:type="dxa"/>
              <w:right w:w="57" w:type="dxa"/>
            </w:tcMar>
            <w:vAlign w:val="center"/>
          </w:tcPr>
          <w:p w14:paraId="05F0D5D2">
            <w:pPr>
              <w:spacing w:line="240" w:lineRule="exact"/>
              <w:rPr>
                <w:color w:val="000000" w:themeColor="text1"/>
                <w:sz w:val="18"/>
                <w:szCs w:val="18"/>
                <w:highlight w:val="none"/>
              </w:rPr>
            </w:pPr>
            <w:r>
              <w:rPr>
                <w:color w:val="000000" w:themeColor="text1"/>
                <w:sz w:val="18"/>
                <w:szCs w:val="18"/>
                <w:highlight w:val="none"/>
              </w:rPr>
              <w:t>毛泽东思想和中国特色社会主义理论体系概论</w:t>
            </w:r>
          </w:p>
        </w:tc>
        <w:tc>
          <w:tcPr>
            <w:tcW w:w="931" w:type="dxa"/>
            <w:tcMar>
              <w:left w:w="57" w:type="dxa"/>
              <w:right w:w="57" w:type="dxa"/>
            </w:tcMar>
            <w:vAlign w:val="center"/>
          </w:tcPr>
          <w:p w14:paraId="68885F3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8CA338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40735E3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7F1DEDB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342779F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295CAA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A7AA21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2109811C">
            <w:pPr>
              <w:widowControl/>
              <w:spacing w:line="240" w:lineRule="exact"/>
              <w:jc w:val="center"/>
              <w:rPr>
                <w:bCs/>
                <w:color w:val="000000" w:themeColor="text1"/>
                <w:kern w:val="0"/>
                <w:sz w:val="18"/>
                <w:szCs w:val="18"/>
                <w:highlight w:val="none"/>
              </w:rPr>
            </w:pPr>
          </w:p>
        </w:tc>
      </w:tr>
      <w:tr w14:paraId="72CC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vAlign w:val="center"/>
          </w:tcPr>
          <w:p w14:paraId="2FCAA2FA">
            <w:pPr>
              <w:spacing w:line="240" w:lineRule="exact"/>
              <w:jc w:val="center"/>
              <w:rPr>
                <w:bCs/>
                <w:color w:val="000000" w:themeColor="text1"/>
                <w:kern w:val="0"/>
                <w:sz w:val="18"/>
                <w:szCs w:val="18"/>
                <w:highlight w:val="none"/>
              </w:rPr>
            </w:pPr>
          </w:p>
        </w:tc>
        <w:tc>
          <w:tcPr>
            <w:tcW w:w="1044" w:type="dxa"/>
            <w:vMerge w:val="continue"/>
            <w:vAlign w:val="center"/>
          </w:tcPr>
          <w:p w14:paraId="6AF62A22">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DB3D2B6">
            <w:pPr>
              <w:spacing w:line="240" w:lineRule="exact"/>
              <w:rPr>
                <w:color w:val="000000" w:themeColor="text1"/>
                <w:sz w:val="18"/>
                <w:szCs w:val="18"/>
                <w:highlight w:val="none"/>
              </w:rPr>
            </w:pPr>
            <w:r>
              <w:rPr>
                <w:color w:val="000000" w:themeColor="text1"/>
                <w:sz w:val="18"/>
                <w:szCs w:val="18"/>
                <w:highlight w:val="none"/>
              </w:rPr>
              <w:t>马克思主义基本原理</w:t>
            </w:r>
          </w:p>
        </w:tc>
        <w:tc>
          <w:tcPr>
            <w:tcW w:w="931" w:type="dxa"/>
            <w:tcMar>
              <w:left w:w="57" w:type="dxa"/>
              <w:right w:w="57" w:type="dxa"/>
            </w:tcMar>
            <w:vAlign w:val="center"/>
          </w:tcPr>
          <w:p w14:paraId="4A57AA0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8EBC72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75F669B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046B71E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0586AB5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53820B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2770E3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7F99A17F">
            <w:pPr>
              <w:widowControl/>
              <w:spacing w:line="240" w:lineRule="exact"/>
              <w:jc w:val="center"/>
              <w:rPr>
                <w:bCs/>
                <w:color w:val="000000" w:themeColor="text1"/>
                <w:kern w:val="0"/>
                <w:sz w:val="18"/>
                <w:szCs w:val="18"/>
                <w:highlight w:val="none"/>
              </w:rPr>
            </w:pPr>
          </w:p>
        </w:tc>
      </w:tr>
      <w:tr w14:paraId="3F9C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6BB40DF9">
            <w:pPr>
              <w:spacing w:line="240" w:lineRule="exact"/>
              <w:jc w:val="center"/>
              <w:rPr>
                <w:bCs/>
                <w:color w:val="000000" w:themeColor="text1"/>
                <w:kern w:val="0"/>
                <w:sz w:val="18"/>
                <w:szCs w:val="18"/>
                <w:highlight w:val="none"/>
              </w:rPr>
            </w:pPr>
          </w:p>
        </w:tc>
        <w:tc>
          <w:tcPr>
            <w:tcW w:w="1044" w:type="dxa"/>
            <w:vMerge w:val="continue"/>
            <w:vAlign w:val="center"/>
          </w:tcPr>
          <w:p w14:paraId="268E4BC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1B2E2D8">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6D375107">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8D5DDC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D6A869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4AD35D9B">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29B3296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8E201B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008A9E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6457C50">
            <w:pPr>
              <w:widowControl/>
              <w:spacing w:line="240" w:lineRule="exact"/>
              <w:jc w:val="center"/>
              <w:rPr>
                <w:bCs/>
                <w:color w:val="000000" w:themeColor="text1"/>
                <w:kern w:val="0"/>
                <w:sz w:val="18"/>
                <w:szCs w:val="18"/>
                <w:highlight w:val="none"/>
              </w:rPr>
            </w:pPr>
          </w:p>
        </w:tc>
      </w:tr>
      <w:tr w14:paraId="153C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5955AD83">
            <w:pPr>
              <w:spacing w:line="240" w:lineRule="exact"/>
              <w:jc w:val="center"/>
              <w:rPr>
                <w:bCs/>
                <w:color w:val="000000" w:themeColor="text1"/>
                <w:kern w:val="0"/>
                <w:sz w:val="18"/>
                <w:szCs w:val="18"/>
                <w:highlight w:val="none"/>
              </w:rPr>
            </w:pPr>
          </w:p>
        </w:tc>
        <w:tc>
          <w:tcPr>
            <w:tcW w:w="1044" w:type="dxa"/>
            <w:vMerge w:val="continue"/>
            <w:vAlign w:val="center"/>
          </w:tcPr>
          <w:p w14:paraId="25928E8E">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7C80D4E">
            <w:pPr>
              <w:spacing w:line="240" w:lineRule="exact"/>
              <w:rPr>
                <w:color w:val="000000" w:themeColor="text1"/>
                <w:sz w:val="18"/>
                <w:szCs w:val="18"/>
                <w:highlight w:val="none"/>
              </w:rPr>
            </w:pPr>
            <w:r>
              <w:rPr>
                <w:color w:val="000000" w:themeColor="text1"/>
                <w:sz w:val="18"/>
                <w:szCs w:val="18"/>
                <w:highlight w:val="none"/>
              </w:rPr>
              <w:t>大学体育-4</w:t>
            </w:r>
          </w:p>
        </w:tc>
        <w:tc>
          <w:tcPr>
            <w:tcW w:w="931" w:type="dxa"/>
            <w:tcMar>
              <w:left w:w="57" w:type="dxa"/>
              <w:right w:w="57" w:type="dxa"/>
            </w:tcMar>
            <w:vAlign w:val="center"/>
          </w:tcPr>
          <w:p w14:paraId="20606E7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62F9812">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60ED53BE">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3B611CF8">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7CFA469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F91235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F2DE21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BA06211">
            <w:pPr>
              <w:widowControl/>
              <w:spacing w:line="240" w:lineRule="exact"/>
              <w:jc w:val="center"/>
              <w:rPr>
                <w:bCs/>
                <w:color w:val="000000" w:themeColor="text1"/>
                <w:kern w:val="0"/>
                <w:sz w:val="18"/>
                <w:szCs w:val="18"/>
                <w:highlight w:val="none"/>
              </w:rPr>
            </w:pPr>
          </w:p>
        </w:tc>
      </w:tr>
      <w:tr w14:paraId="7302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491E33C3">
            <w:pPr>
              <w:widowControl/>
              <w:spacing w:line="240" w:lineRule="exact"/>
              <w:jc w:val="center"/>
              <w:rPr>
                <w:bCs/>
                <w:color w:val="000000" w:themeColor="text1"/>
                <w:kern w:val="0"/>
                <w:sz w:val="18"/>
                <w:szCs w:val="18"/>
                <w:highlight w:val="none"/>
              </w:rPr>
            </w:pPr>
          </w:p>
        </w:tc>
        <w:tc>
          <w:tcPr>
            <w:tcW w:w="1044" w:type="dxa"/>
            <w:vMerge w:val="restart"/>
            <w:vAlign w:val="center"/>
          </w:tcPr>
          <w:p w14:paraId="1D48E6A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4472C49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047483A2">
            <w:pPr>
              <w:spacing w:line="240" w:lineRule="exact"/>
              <w:rPr>
                <w:color w:val="000000" w:themeColor="text1"/>
                <w:sz w:val="18"/>
                <w:szCs w:val="18"/>
                <w:highlight w:val="none"/>
              </w:rPr>
            </w:pPr>
            <w:r>
              <w:rPr>
                <w:rFonts w:eastAsiaTheme="minorEastAsia"/>
                <w:sz w:val="18"/>
                <w:szCs w:val="18"/>
                <w:highlight w:val="none"/>
              </w:rPr>
              <w:t>概率统计</w:t>
            </w:r>
          </w:p>
        </w:tc>
        <w:tc>
          <w:tcPr>
            <w:tcW w:w="931" w:type="dxa"/>
            <w:tcMar>
              <w:left w:w="57" w:type="dxa"/>
              <w:right w:w="57" w:type="dxa"/>
            </w:tcMar>
            <w:vAlign w:val="center"/>
          </w:tcPr>
          <w:p w14:paraId="2B6ED31D">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1D45DE9">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3</w:t>
            </w:r>
          </w:p>
        </w:tc>
        <w:tc>
          <w:tcPr>
            <w:tcW w:w="932" w:type="dxa"/>
            <w:tcMar>
              <w:left w:w="57" w:type="dxa"/>
              <w:right w:w="57" w:type="dxa"/>
            </w:tcMar>
            <w:vAlign w:val="center"/>
          </w:tcPr>
          <w:p w14:paraId="096C951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0358E88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3D78456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0C83A4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229AE9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A3C7F8A">
            <w:pPr>
              <w:widowControl/>
              <w:spacing w:line="240" w:lineRule="exact"/>
              <w:jc w:val="center"/>
              <w:rPr>
                <w:bCs/>
                <w:color w:val="000000" w:themeColor="text1"/>
                <w:kern w:val="0"/>
                <w:sz w:val="18"/>
                <w:szCs w:val="18"/>
                <w:highlight w:val="none"/>
              </w:rPr>
            </w:pPr>
          </w:p>
        </w:tc>
      </w:tr>
      <w:tr w14:paraId="32F6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5FBA9537">
            <w:pPr>
              <w:widowControl/>
              <w:spacing w:line="240" w:lineRule="exact"/>
              <w:jc w:val="center"/>
              <w:rPr>
                <w:bCs/>
                <w:color w:val="000000" w:themeColor="text1"/>
                <w:kern w:val="0"/>
                <w:sz w:val="18"/>
                <w:szCs w:val="18"/>
                <w:highlight w:val="none"/>
              </w:rPr>
            </w:pPr>
          </w:p>
        </w:tc>
        <w:tc>
          <w:tcPr>
            <w:tcW w:w="1044" w:type="dxa"/>
            <w:vMerge w:val="continue"/>
            <w:vAlign w:val="center"/>
          </w:tcPr>
          <w:p w14:paraId="44375AF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87D1CEE">
            <w:pPr>
              <w:spacing w:line="240" w:lineRule="exact"/>
              <w:rPr>
                <w:color w:val="000000" w:themeColor="text1"/>
                <w:sz w:val="18"/>
                <w:szCs w:val="18"/>
                <w:highlight w:val="none"/>
              </w:rPr>
            </w:pPr>
            <w:r>
              <w:rPr>
                <w:rFonts w:hint="eastAsia"/>
                <w:kern w:val="0"/>
                <w:sz w:val="18"/>
                <w:szCs w:val="18"/>
                <w:highlight w:val="none"/>
              </w:rPr>
              <w:t>科技文献检索与应用</w:t>
            </w:r>
          </w:p>
        </w:tc>
        <w:tc>
          <w:tcPr>
            <w:tcW w:w="931" w:type="dxa"/>
            <w:tcMar>
              <w:left w:w="57" w:type="dxa"/>
              <w:right w:w="57" w:type="dxa"/>
            </w:tcMar>
            <w:vAlign w:val="center"/>
          </w:tcPr>
          <w:p w14:paraId="459C8B8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81D5683">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1</w:t>
            </w:r>
          </w:p>
        </w:tc>
        <w:tc>
          <w:tcPr>
            <w:tcW w:w="932" w:type="dxa"/>
            <w:tcMar>
              <w:left w:w="57" w:type="dxa"/>
              <w:right w:w="57" w:type="dxa"/>
            </w:tcMar>
            <w:vAlign w:val="center"/>
          </w:tcPr>
          <w:p w14:paraId="7D0F54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1CA5913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tcMar>
              <w:left w:w="57" w:type="dxa"/>
              <w:right w:w="57" w:type="dxa"/>
            </w:tcMar>
            <w:vAlign w:val="center"/>
          </w:tcPr>
          <w:p w14:paraId="3D173A4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C97464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A9218A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FB436FE">
            <w:pPr>
              <w:widowControl/>
              <w:spacing w:line="240" w:lineRule="exact"/>
              <w:jc w:val="center"/>
              <w:rPr>
                <w:bCs/>
                <w:color w:val="000000" w:themeColor="text1"/>
                <w:kern w:val="0"/>
                <w:sz w:val="18"/>
                <w:szCs w:val="18"/>
                <w:highlight w:val="none"/>
              </w:rPr>
            </w:pPr>
          </w:p>
        </w:tc>
      </w:tr>
      <w:tr w14:paraId="0608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468F1491">
            <w:pPr>
              <w:widowControl/>
              <w:spacing w:line="240" w:lineRule="exact"/>
              <w:jc w:val="center"/>
              <w:rPr>
                <w:bCs/>
                <w:color w:val="000000" w:themeColor="text1"/>
                <w:kern w:val="0"/>
                <w:sz w:val="18"/>
                <w:szCs w:val="18"/>
                <w:highlight w:val="none"/>
              </w:rPr>
            </w:pPr>
          </w:p>
        </w:tc>
        <w:tc>
          <w:tcPr>
            <w:tcW w:w="1044" w:type="dxa"/>
            <w:vMerge w:val="restart"/>
            <w:vAlign w:val="center"/>
          </w:tcPr>
          <w:p w14:paraId="6358021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25F833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15</w:t>
            </w:r>
            <w:r>
              <w:rPr>
                <w:bCs/>
                <w:color w:val="000000" w:themeColor="text1"/>
                <w:kern w:val="0"/>
                <w:sz w:val="18"/>
                <w:szCs w:val="18"/>
                <w:highlight w:val="none"/>
              </w:rPr>
              <w:t>学分</w:t>
            </w:r>
          </w:p>
        </w:tc>
        <w:tc>
          <w:tcPr>
            <w:tcW w:w="3782" w:type="dxa"/>
            <w:tcMar>
              <w:left w:w="57" w:type="dxa"/>
              <w:right w:w="57" w:type="dxa"/>
            </w:tcMar>
            <w:vAlign w:val="center"/>
          </w:tcPr>
          <w:p w14:paraId="33B2C0E4">
            <w:pPr>
              <w:spacing w:line="240" w:lineRule="exact"/>
              <w:rPr>
                <w:color w:val="000000" w:themeColor="text1"/>
                <w:sz w:val="18"/>
                <w:szCs w:val="18"/>
                <w:highlight w:val="none"/>
              </w:rPr>
            </w:pPr>
            <w:r>
              <w:rPr>
                <w:rFonts w:eastAsiaTheme="minorEastAsia"/>
                <w:sz w:val="18"/>
                <w:szCs w:val="18"/>
                <w:highlight w:val="none"/>
              </w:rPr>
              <w:t>移动应用开发</w:t>
            </w:r>
          </w:p>
        </w:tc>
        <w:tc>
          <w:tcPr>
            <w:tcW w:w="931" w:type="dxa"/>
            <w:tcMar>
              <w:left w:w="57" w:type="dxa"/>
              <w:right w:w="57" w:type="dxa"/>
            </w:tcMar>
            <w:vAlign w:val="center"/>
          </w:tcPr>
          <w:p w14:paraId="243D2567">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4C6A72CC">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05F35D8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5AAFDD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3CC54A4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2ECB234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2" w:type="dxa"/>
            <w:vAlign w:val="center"/>
          </w:tcPr>
          <w:p w14:paraId="41FBFC8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1362BD9">
            <w:pPr>
              <w:widowControl/>
              <w:spacing w:line="240" w:lineRule="exact"/>
              <w:jc w:val="center"/>
              <w:rPr>
                <w:bCs/>
                <w:color w:val="000000" w:themeColor="text1"/>
                <w:kern w:val="0"/>
                <w:sz w:val="18"/>
                <w:szCs w:val="18"/>
                <w:highlight w:val="none"/>
              </w:rPr>
            </w:pPr>
          </w:p>
        </w:tc>
      </w:tr>
      <w:tr w14:paraId="75B3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7B12AF79">
            <w:pPr>
              <w:widowControl/>
              <w:spacing w:line="240" w:lineRule="exact"/>
              <w:jc w:val="center"/>
              <w:rPr>
                <w:bCs/>
                <w:color w:val="000000" w:themeColor="text1"/>
                <w:kern w:val="0"/>
                <w:sz w:val="18"/>
                <w:szCs w:val="18"/>
                <w:highlight w:val="none"/>
              </w:rPr>
            </w:pPr>
          </w:p>
        </w:tc>
        <w:tc>
          <w:tcPr>
            <w:tcW w:w="1044" w:type="dxa"/>
            <w:vMerge w:val="continue"/>
            <w:vAlign w:val="center"/>
          </w:tcPr>
          <w:p w14:paraId="49FF7FD9">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BD1F2CA">
            <w:pPr>
              <w:spacing w:line="240" w:lineRule="exact"/>
              <w:rPr>
                <w:color w:val="000000" w:themeColor="text1"/>
                <w:sz w:val="18"/>
                <w:szCs w:val="18"/>
                <w:highlight w:val="none"/>
              </w:rPr>
            </w:pPr>
            <w:r>
              <w:rPr>
                <w:rFonts w:eastAsiaTheme="minorEastAsia"/>
                <w:sz w:val="18"/>
                <w:szCs w:val="18"/>
                <w:highlight w:val="none"/>
              </w:rPr>
              <w:t>数字逻辑设计</w:t>
            </w:r>
          </w:p>
        </w:tc>
        <w:tc>
          <w:tcPr>
            <w:tcW w:w="931" w:type="dxa"/>
            <w:tcMar>
              <w:left w:w="57" w:type="dxa"/>
              <w:right w:w="57" w:type="dxa"/>
            </w:tcMar>
            <w:vAlign w:val="center"/>
          </w:tcPr>
          <w:p w14:paraId="1F63A179">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021BC12F">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163EA66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135C67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44</w:t>
            </w:r>
          </w:p>
        </w:tc>
        <w:tc>
          <w:tcPr>
            <w:tcW w:w="932" w:type="dxa"/>
            <w:tcMar>
              <w:left w:w="57" w:type="dxa"/>
              <w:right w:w="57" w:type="dxa"/>
            </w:tcMar>
            <w:vAlign w:val="center"/>
          </w:tcPr>
          <w:p w14:paraId="7EFDF81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5C612B2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FBCAD0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E8DE221">
            <w:pPr>
              <w:widowControl/>
              <w:spacing w:line="240" w:lineRule="exact"/>
              <w:jc w:val="center"/>
              <w:rPr>
                <w:bCs/>
                <w:color w:val="000000" w:themeColor="text1"/>
                <w:kern w:val="0"/>
                <w:sz w:val="18"/>
                <w:szCs w:val="18"/>
                <w:highlight w:val="none"/>
              </w:rPr>
            </w:pPr>
          </w:p>
        </w:tc>
      </w:tr>
      <w:tr w14:paraId="78DD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31125DE9">
            <w:pPr>
              <w:widowControl/>
              <w:spacing w:line="240" w:lineRule="exact"/>
              <w:jc w:val="center"/>
              <w:rPr>
                <w:bCs/>
                <w:color w:val="000000" w:themeColor="text1"/>
                <w:kern w:val="0"/>
                <w:sz w:val="18"/>
                <w:szCs w:val="18"/>
                <w:highlight w:val="none"/>
              </w:rPr>
            </w:pPr>
          </w:p>
        </w:tc>
        <w:tc>
          <w:tcPr>
            <w:tcW w:w="1044" w:type="dxa"/>
            <w:vMerge w:val="continue"/>
            <w:vAlign w:val="center"/>
          </w:tcPr>
          <w:p w14:paraId="0C8CDA6F">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EC017DC">
            <w:pPr>
              <w:spacing w:line="240" w:lineRule="exact"/>
              <w:rPr>
                <w:color w:val="000000" w:themeColor="text1"/>
                <w:sz w:val="18"/>
                <w:szCs w:val="18"/>
                <w:highlight w:val="none"/>
              </w:rPr>
            </w:pPr>
            <w:r>
              <w:rPr>
                <w:rFonts w:eastAsiaTheme="minorEastAsia"/>
                <w:sz w:val="18"/>
                <w:szCs w:val="18"/>
                <w:highlight w:val="none"/>
              </w:rPr>
              <w:t>汇编语言程序设计</w:t>
            </w:r>
          </w:p>
        </w:tc>
        <w:tc>
          <w:tcPr>
            <w:tcW w:w="931" w:type="dxa"/>
            <w:tcMar>
              <w:left w:w="57" w:type="dxa"/>
              <w:right w:w="57" w:type="dxa"/>
            </w:tcMar>
            <w:vAlign w:val="center"/>
          </w:tcPr>
          <w:p w14:paraId="6CE3430C">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3975FD01">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76E5206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73D1B3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2A6AF34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465688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430B7F1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2BE75C7">
            <w:pPr>
              <w:widowControl/>
              <w:spacing w:line="240" w:lineRule="exact"/>
              <w:jc w:val="center"/>
              <w:rPr>
                <w:bCs/>
                <w:color w:val="000000" w:themeColor="text1"/>
                <w:kern w:val="0"/>
                <w:sz w:val="18"/>
                <w:szCs w:val="18"/>
                <w:highlight w:val="none"/>
              </w:rPr>
            </w:pPr>
          </w:p>
        </w:tc>
      </w:tr>
      <w:tr w14:paraId="2865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1A357E7E">
            <w:pPr>
              <w:widowControl/>
              <w:spacing w:line="240" w:lineRule="exact"/>
              <w:jc w:val="center"/>
              <w:rPr>
                <w:bCs/>
                <w:color w:val="000000" w:themeColor="text1"/>
                <w:kern w:val="0"/>
                <w:sz w:val="18"/>
                <w:szCs w:val="18"/>
                <w:highlight w:val="none"/>
              </w:rPr>
            </w:pPr>
          </w:p>
        </w:tc>
        <w:tc>
          <w:tcPr>
            <w:tcW w:w="1044" w:type="dxa"/>
            <w:vMerge w:val="continue"/>
            <w:vAlign w:val="center"/>
          </w:tcPr>
          <w:p w14:paraId="3B90842B">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B583890">
            <w:pPr>
              <w:spacing w:line="240" w:lineRule="exact"/>
              <w:rPr>
                <w:color w:val="000000" w:themeColor="text1"/>
                <w:sz w:val="18"/>
                <w:szCs w:val="18"/>
                <w:highlight w:val="none"/>
              </w:rPr>
            </w:pPr>
            <w:r>
              <w:rPr>
                <w:rFonts w:eastAsiaTheme="minorEastAsia"/>
                <w:sz w:val="18"/>
                <w:szCs w:val="18"/>
                <w:highlight w:val="none"/>
              </w:rPr>
              <w:t>数据科学基础</w:t>
            </w:r>
          </w:p>
        </w:tc>
        <w:tc>
          <w:tcPr>
            <w:tcW w:w="931" w:type="dxa"/>
            <w:tcMar>
              <w:left w:w="57" w:type="dxa"/>
              <w:right w:w="57" w:type="dxa"/>
            </w:tcMar>
            <w:vAlign w:val="center"/>
          </w:tcPr>
          <w:p w14:paraId="7553DFEF">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4C5F8945">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16C91DB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849BFD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36</w:t>
            </w:r>
          </w:p>
        </w:tc>
        <w:tc>
          <w:tcPr>
            <w:tcW w:w="932" w:type="dxa"/>
            <w:tcMar>
              <w:left w:w="57" w:type="dxa"/>
              <w:right w:w="57" w:type="dxa"/>
            </w:tcMar>
            <w:vAlign w:val="center"/>
          </w:tcPr>
          <w:p w14:paraId="6EE5E99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2E54AF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12</w:t>
            </w:r>
          </w:p>
        </w:tc>
        <w:tc>
          <w:tcPr>
            <w:tcW w:w="932" w:type="dxa"/>
            <w:vAlign w:val="center"/>
          </w:tcPr>
          <w:p w14:paraId="2E4A3CC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199582E">
            <w:pPr>
              <w:widowControl/>
              <w:spacing w:line="240" w:lineRule="exact"/>
              <w:jc w:val="center"/>
              <w:rPr>
                <w:bCs/>
                <w:color w:val="000000" w:themeColor="text1"/>
                <w:kern w:val="0"/>
                <w:sz w:val="18"/>
                <w:szCs w:val="18"/>
                <w:highlight w:val="none"/>
              </w:rPr>
            </w:pPr>
          </w:p>
        </w:tc>
      </w:tr>
      <w:tr w14:paraId="283D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38539155">
            <w:pPr>
              <w:widowControl/>
              <w:spacing w:line="240" w:lineRule="exact"/>
              <w:jc w:val="center"/>
              <w:rPr>
                <w:bCs/>
                <w:color w:val="000000" w:themeColor="text1"/>
                <w:kern w:val="0"/>
                <w:sz w:val="18"/>
                <w:szCs w:val="18"/>
                <w:highlight w:val="none"/>
              </w:rPr>
            </w:pPr>
          </w:p>
        </w:tc>
        <w:tc>
          <w:tcPr>
            <w:tcW w:w="1044" w:type="dxa"/>
            <w:vMerge w:val="continue"/>
            <w:vAlign w:val="center"/>
          </w:tcPr>
          <w:p w14:paraId="3BCB6214">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00F1124">
            <w:pPr>
              <w:spacing w:line="240" w:lineRule="exact"/>
              <w:rPr>
                <w:color w:val="000000" w:themeColor="text1"/>
                <w:sz w:val="18"/>
                <w:szCs w:val="18"/>
                <w:highlight w:val="none"/>
              </w:rPr>
            </w:pPr>
            <w:r>
              <w:rPr>
                <w:rFonts w:eastAsiaTheme="minorEastAsia"/>
                <w:sz w:val="18"/>
                <w:szCs w:val="18"/>
                <w:highlight w:val="none"/>
              </w:rPr>
              <w:t>计算方法</w:t>
            </w:r>
          </w:p>
        </w:tc>
        <w:tc>
          <w:tcPr>
            <w:tcW w:w="931" w:type="dxa"/>
            <w:tcMar>
              <w:left w:w="57" w:type="dxa"/>
              <w:right w:w="57" w:type="dxa"/>
            </w:tcMar>
            <w:vAlign w:val="center"/>
          </w:tcPr>
          <w:p w14:paraId="7B2175EB">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36491576">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5332079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1746985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45DB764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734EC9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2" w:type="dxa"/>
            <w:vAlign w:val="center"/>
          </w:tcPr>
          <w:p w14:paraId="7FF33C3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B814AC4">
            <w:pPr>
              <w:widowControl/>
              <w:spacing w:line="240" w:lineRule="exact"/>
              <w:jc w:val="center"/>
              <w:rPr>
                <w:bCs/>
                <w:color w:val="000000" w:themeColor="text1"/>
                <w:kern w:val="0"/>
                <w:sz w:val="18"/>
                <w:szCs w:val="18"/>
                <w:highlight w:val="none"/>
              </w:rPr>
            </w:pPr>
          </w:p>
        </w:tc>
      </w:tr>
      <w:tr w14:paraId="64C3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530DB28E">
            <w:pPr>
              <w:widowControl/>
              <w:spacing w:line="240" w:lineRule="exact"/>
              <w:jc w:val="center"/>
              <w:rPr>
                <w:bCs/>
                <w:color w:val="000000" w:themeColor="text1"/>
                <w:kern w:val="0"/>
                <w:sz w:val="18"/>
                <w:szCs w:val="18"/>
                <w:highlight w:val="none"/>
              </w:rPr>
            </w:pPr>
          </w:p>
        </w:tc>
        <w:tc>
          <w:tcPr>
            <w:tcW w:w="1044" w:type="dxa"/>
            <w:vAlign w:val="center"/>
          </w:tcPr>
          <w:p w14:paraId="3A560CD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60D9359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41E2617E">
            <w:pPr>
              <w:spacing w:line="240" w:lineRule="exact"/>
              <w:rPr>
                <w:color w:val="000000" w:themeColor="text1"/>
                <w:sz w:val="18"/>
                <w:szCs w:val="18"/>
                <w:highlight w:val="none"/>
              </w:rPr>
            </w:pPr>
            <w:r>
              <w:rPr>
                <w:rFonts w:hint="eastAsia"/>
                <w:color w:val="000000" w:themeColor="text1"/>
                <w:sz w:val="18"/>
                <w:szCs w:val="18"/>
                <w:highlight w:val="none"/>
              </w:rPr>
              <w:t>创新实践基础实训</w:t>
            </w:r>
          </w:p>
        </w:tc>
        <w:tc>
          <w:tcPr>
            <w:tcW w:w="931" w:type="dxa"/>
            <w:tcMar>
              <w:left w:w="57" w:type="dxa"/>
              <w:right w:w="57" w:type="dxa"/>
            </w:tcMar>
            <w:vAlign w:val="center"/>
          </w:tcPr>
          <w:p w14:paraId="280F1F4D">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656DE17">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1</w:t>
            </w:r>
          </w:p>
        </w:tc>
        <w:tc>
          <w:tcPr>
            <w:tcW w:w="932" w:type="dxa"/>
            <w:tcMar>
              <w:left w:w="57" w:type="dxa"/>
              <w:right w:w="57" w:type="dxa"/>
            </w:tcMar>
            <w:vAlign w:val="center"/>
          </w:tcPr>
          <w:p w14:paraId="35FF73F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931" w:type="dxa"/>
            <w:tcMar>
              <w:left w:w="57" w:type="dxa"/>
              <w:right w:w="57" w:type="dxa"/>
            </w:tcMar>
            <w:vAlign w:val="center"/>
          </w:tcPr>
          <w:p w14:paraId="186289C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2BB049E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62663E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C6811D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1025" w:type="dxa"/>
            <w:tcMar>
              <w:left w:w="0" w:type="dxa"/>
              <w:right w:w="0" w:type="dxa"/>
            </w:tcMar>
            <w:vAlign w:val="center"/>
          </w:tcPr>
          <w:p w14:paraId="445BCEFE">
            <w:pPr>
              <w:widowControl/>
              <w:spacing w:line="240" w:lineRule="exact"/>
              <w:jc w:val="center"/>
              <w:rPr>
                <w:bCs/>
                <w:color w:val="000000" w:themeColor="text1"/>
                <w:kern w:val="0"/>
                <w:sz w:val="18"/>
                <w:szCs w:val="18"/>
                <w:highlight w:val="none"/>
              </w:rPr>
            </w:pPr>
          </w:p>
        </w:tc>
      </w:tr>
      <w:tr w14:paraId="60CE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3A313A4A">
            <w:pPr>
              <w:widowControl/>
              <w:spacing w:line="240" w:lineRule="exact"/>
              <w:jc w:val="center"/>
              <w:rPr>
                <w:bCs/>
                <w:color w:val="000000" w:themeColor="text1"/>
                <w:kern w:val="0"/>
                <w:sz w:val="18"/>
                <w:szCs w:val="18"/>
                <w:highlight w:val="none"/>
              </w:rPr>
            </w:pPr>
          </w:p>
        </w:tc>
        <w:tc>
          <w:tcPr>
            <w:tcW w:w="1044" w:type="dxa"/>
            <w:vMerge w:val="restart"/>
            <w:vAlign w:val="center"/>
          </w:tcPr>
          <w:p w14:paraId="19A3EC1A">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3F957724">
            <w:pPr>
              <w:widowControl/>
              <w:spacing w:line="240" w:lineRule="exact"/>
              <w:jc w:val="center"/>
              <w:rPr>
                <w:rFonts w:hint="default"/>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0-2学分</w:t>
            </w:r>
          </w:p>
        </w:tc>
        <w:tc>
          <w:tcPr>
            <w:tcW w:w="3782" w:type="dxa"/>
            <w:shd w:val="clear" w:color="auto" w:fill="auto"/>
            <w:tcMar>
              <w:left w:w="57" w:type="dxa"/>
              <w:right w:w="57" w:type="dxa"/>
            </w:tcMar>
            <w:vAlign w:val="center"/>
          </w:tcPr>
          <w:p w14:paraId="067BFD70">
            <w:pPr>
              <w:spacing w:line="240" w:lineRule="exact"/>
              <w:rPr>
                <w:rFonts w:hint="eastAsia" w:ascii="Times New Roman" w:hAnsi="Times New Roman" w:cs="Times New Roman" w:eastAsiaTheme="minorEastAsia"/>
                <w:kern w:val="2"/>
                <w:sz w:val="18"/>
                <w:szCs w:val="18"/>
                <w:highlight w:val="none"/>
                <w:lang w:val="en-US" w:eastAsia="zh-CN" w:bidi="ar-SA"/>
              </w:rPr>
            </w:pPr>
            <w:r>
              <w:rPr>
                <w:rFonts w:hint="eastAsia"/>
                <w:color w:val="000000" w:themeColor="text1"/>
                <w:kern w:val="0"/>
                <w:sz w:val="18"/>
                <w:szCs w:val="18"/>
                <w:highlight w:val="none"/>
              </w:rPr>
              <w:t>领域数据的AIGC及智能分析</w:t>
            </w:r>
          </w:p>
        </w:tc>
        <w:tc>
          <w:tcPr>
            <w:tcW w:w="931" w:type="dxa"/>
            <w:shd w:val="clear" w:color="auto" w:fill="auto"/>
            <w:tcMar>
              <w:left w:w="57" w:type="dxa"/>
              <w:right w:w="57" w:type="dxa"/>
            </w:tcMar>
            <w:vAlign w:val="center"/>
          </w:tcPr>
          <w:p w14:paraId="7F156B3F">
            <w:pPr>
              <w:spacing w:line="240" w:lineRule="exact"/>
              <w:jc w:val="center"/>
              <w:rPr>
                <w:rFonts w:ascii="Times New Roman" w:hAnsi="Times New Roman" w:cs="Times New Roman" w:eastAsiaTheme="minorEastAsia"/>
                <w:kern w:val="2"/>
                <w:sz w:val="18"/>
                <w:szCs w:val="18"/>
                <w:highlight w:val="none"/>
                <w:lang w:val="en-US" w:eastAsia="zh-CN" w:bidi="ar-SA"/>
              </w:rPr>
            </w:pPr>
            <w:r>
              <w:rPr>
                <w:bCs/>
                <w:color w:val="000000" w:themeColor="text1"/>
                <w:kern w:val="0"/>
                <w:sz w:val="18"/>
                <w:szCs w:val="18"/>
                <w:highlight w:val="none"/>
              </w:rPr>
              <w:t>选</w:t>
            </w:r>
          </w:p>
        </w:tc>
        <w:tc>
          <w:tcPr>
            <w:tcW w:w="931" w:type="dxa"/>
            <w:shd w:val="clear" w:color="auto" w:fill="auto"/>
            <w:tcMar>
              <w:left w:w="57" w:type="dxa"/>
              <w:right w:w="57" w:type="dxa"/>
            </w:tcMar>
            <w:vAlign w:val="center"/>
          </w:tcPr>
          <w:p w14:paraId="6D76033A">
            <w:pPr>
              <w:widowControl/>
              <w:spacing w:line="240" w:lineRule="exact"/>
              <w:jc w:val="center"/>
              <w:rPr>
                <w:rFonts w:hint="eastAsia" w:ascii="Times New Roman" w:hAnsi="Times New Roman" w:eastAsia="宋体" w:cs="Times New Roman"/>
                <w:bCs/>
                <w:kern w:val="0"/>
                <w:sz w:val="18"/>
                <w:szCs w:val="18"/>
                <w:highlight w:val="none"/>
                <w:lang w:val="en-US" w:eastAsia="zh-CN" w:bidi="ar-SA"/>
              </w:rPr>
            </w:pPr>
            <w:r>
              <w:rPr>
                <w:color w:val="000000" w:themeColor="text1"/>
                <w:kern w:val="0"/>
                <w:sz w:val="18"/>
                <w:szCs w:val="18"/>
                <w:highlight w:val="none"/>
              </w:rPr>
              <w:t>2</w:t>
            </w:r>
          </w:p>
        </w:tc>
        <w:tc>
          <w:tcPr>
            <w:tcW w:w="932" w:type="dxa"/>
            <w:shd w:val="clear" w:color="auto" w:fill="auto"/>
            <w:tcMar>
              <w:left w:w="57" w:type="dxa"/>
              <w:right w:w="57" w:type="dxa"/>
            </w:tcMar>
            <w:vAlign w:val="center"/>
          </w:tcPr>
          <w:p w14:paraId="4D46C798">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32</w:t>
            </w:r>
          </w:p>
        </w:tc>
        <w:tc>
          <w:tcPr>
            <w:tcW w:w="931" w:type="dxa"/>
            <w:shd w:val="clear" w:color="auto" w:fill="auto"/>
            <w:tcMar>
              <w:left w:w="57" w:type="dxa"/>
              <w:right w:w="57" w:type="dxa"/>
            </w:tcMar>
            <w:vAlign w:val="center"/>
          </w:tcPr>
          <w:p w14:paraId="328BD75C">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20</w:t>
            </w:r>
          </w:p>
        </w:tc>
        <w:tc>
          <w:tcPr>
            <w:tcW w:w="932" w:type="dxa"/>
            <w:shd w:val="clear" w:color="auto" w:fill="auto"/>
            <w:tcMar>
              <w:left w:w="57" w:type="dxa"/>
              <w:right w:w="57" w:type="dxa"/>
            </w:tcMar>
            <w:vAlign w:val="center"/>
          </w:tcPr>
          <w:p w14:paraId="35D3D977">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0</w:t>
            </w:r>
          </w:p>
        </w:tc>
        <w:tc>
          <w:tcPr>
            <w:tcW w:w="931" w:type="dxa"/>
            <w:shd w:val="clear" w:color="auto" w:fill="auto"/>
            <w:tcMar>
              <w:left w:w="57" w:type="dxa"/>
              <w:right w:w="57" w:type="dxa"/>
            </w:tcMar>
            <w:vAlign w:val="center"/>
          </w:tcPr>
          <w:p w14:paraId="7AFDC986">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12</w:t>
            </w:r>
          </w:p>
        </w:tc>
        <w:tc>
          <w:tcPr>
            <w:tcW w:w="932" w:type="dxa"/>
            <w:shd w:val="clear" w:color="auto" w:fill="auto"/>
            <w:vAlign w:val="center"/>
          </w:tcPr>
          <w:p w14:paraId="66C551FF">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rPr>
              <w:t>0</w:t>
            </w:r>
          </w:p>
        </w:tc>
        <w:tc>
          <w:tcPr>
            <w:tcW w:w="1025" w:type="dxa"/>
            <w:vMerge w:val="restart"/>
            <w:shd w:val="clear" w:color="auto" w:fill="auto"/>
            <w:tcMar>
              <w:left w:w="0" w:type="dxa"/>
              <w:right w:w="0" w:type="dxa"/>
            </w:tcMar>
            <w:vAlign w:val="center"/>
          </w:tcPr>
          <w:p w14:paraId="6AD37E47">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r>
              <w:rPr>
                <w:rFonts w:hint="eastAsia"/>
                <w:color w:val="000000" w:themeColor="text1"/>
                <w:kern w:val="0"/>
                <w:sz w:val="18"/>
                <w:szCs w:val="18"/>
                <w:highlight w:val="none"/>
              </w:rPr>
              <w:t>AI前沿技术类课程</w:t>
            </w:r>
          </w:p>
        </w:tc>
      </w:tr>
      <w:tr w14:paraId="617E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66977635">
            <w:pPr>
              <w:widowControl/>
              <w:spacing w:line="240" w:lineRule="exact"/>
              <w:jc w:val="center"/>
              <w:rPr>
                <w:bCs/>
                <w:color w:val="000000" w:themeColor="text1"/>
                <w:kern w:val="0"/>
                <w:sz w:val="18"/>
                <w:szCs w:val="18"/>
                <w:highlight w:val="none"/>
              </w:rPr>
            </w:pPr>
          </w:p>
        </w:tc>
        <w:tc>
          <w:tcPr>
            <w:tcW w:w="1044" w:type="dxa"/>
            <w:vMerge w:val="continue"/>
            <w:vAlign w:val="center"/>
          </w:tcPr>
          <w:p w14:paraId="2E027173">
            <w:pPr>
              <w:widowControl/>
              <w:spacing w:line="240" w:lineRule="exact"/>
              <w:jc w:val="center"/>
              <w:rPr>
                <w:rFonts w:hint="eastAsia"/>
                <w:bCs/>
                <w:color w:val="000000" w:themeColor="text1"/>
                <w:kern w:val="0"/>
                <w:sz w:val="18"/>
                <w:szCs w:val="18"/>
                <w:highlight w:val="none"/>
                <w:lang w:val="en-US" w:eastAsia="zh-CN"/>
              </w:rPr>
            </w:pPr>
          </w:p>
        </w:tc>
        <w:tc>
          <w:tcPr>
            <w:tcW w:w="3782" w:type="dxa"/>
            <w:shd w:val="clear" w:color="auto" w:fill="auto"/>
            <w:tcMar>
              <w:left w:w="57" w:type="dxa"/>
              <w:right w:w="57" w:type="dxa"/>
            </w:tcMar>
            <w:vAlign w:val="center"/>
          </w:tcPr>
          <w:p w14:paraId="725742AE">
            <w:pPr>
              <w:spacing w:line="240" w:lineRule="exact"/>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计算机视觉</w:t>
            </w:r>
          </w:p>
        </w:tc>
        <w:tc>
          <w:tcPr>
            <w:tcW w:w="931" w:type="dxa"/>
            <w:shd w:val="clear" w:color="auto" w:fill="auto"/>
            <w:tcMar>
              <w:left w:w="57" w:type="dxa"/>
              <w:right w:w="57" w:type="dxa"/>
            </w:tcMar>
            <w:vAlign w:val="center"/>
          </w:tcPr>
          <w:p w14:paraId="0F0725B8">
            <w:pPr>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选</w:t>
            </w:r>
          </w:p>
        </w:tc>
        <w:tc>
          <w:tcPr>
            <w:tcW w:w="931" w:type="dxa"/>
            <w:shd w:val="clear" w:color="auto" w:fill="auto"/>
            <w:tcMar>
              <w:left w:w="57" w:type="dxa"/>
              <w:right w:w="57" w:type="dxa"/>
            </w:tcMar>
            <w:vAlign w:val="center"/>
          </w:tcPr>
          <w:p w14:paraId="5203E2BB">
            <w:pPr>
              <w:widowControl/>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2</w:t>
            </w:r>
          </w:p>
        </w:tc>
        <w:tc>
          <w:tcPr>
            <w:tcW w:w="932" w:type="dxa"/>
            <w:shd w:val="clear" w:color="auto" w:fill="auto"/>
            <w:tcMar>
              <w:left w:w="57" w:type="dxa"/>
              <w:right w:w="57" w:type="dxa"/>
            </w:tcMar>
            <w:vAlign w:val="center"/>
          </w:tcPr>
          <w:p w14:paraId="2E893A7E">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1" w:type="dxa"/>
            <w:shd w:val="clear" w:color="auto" w:fill="auto"/>
            <w:tcMar>
              <w:left w:w="57" w:type="dxa"/>
              <w:right w:w="57" w:type="dxa"/>
            </w:tcMar>
            <w:vAlign w:val="center"/>
          </w:tcPr>
          <w:p w14:paraId="3F0A717F">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26</w:t>
            </w:r>
          </w:p>
        </w:tc>
        <w:tc>
          <w:tcPr>
            <w:tcW w:w="932" w:type="dxa"/>
            <w:shd w:val="clear" w:color="auto" w:fill="auto"/>
            <w:tcMar>
              <w:left w:w="57" w:type="dxa"/>
              <w:right w:w="57" w:type="dxa"/>
            </w:tcMar>
            <w:vAlign w:val="center"/>
          </w:tcPr>
          <w:p w14:paraId="062F0629">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1" w:type="dxa"/>
            <w:shd w:val="clear" w:color="auto" w:fill="auto"/>
            <w:tcMar>
              <w:left w:w="57" w:type="dxa"/>
              <w:right w:w="57" w:type="dxa"/>
            </w:tcMar>
            <w:vAlign w:val="center"/>
          </w:tcPr>
          <w:p w14:paraId="0D2EA2CF">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6</w:t>
            </w:r>
          </w:p>
        </w:tc>
        <w:tc>
          <w:tcPr>
            <w:tcW w:w="932" w:type="dxa"/>
            <w:shd w:val="clear" w:color="auto" w:fill="auto"/>
            <w:vAlign w:val="center"/>
          </w:tcPr>
          <w:p w14:paraId="48077397">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1025" w:type="dxa"/>
            <w:vMerge w:val="continue"/>
            <w:shd w:val="clear" w:color="auto" w:fill="auto"/>
            <w:tcMar>
              <w:left w:w="0" w:type="dxa"/>
              <w:right w:w="0" w:type="dxa"/>
            </w:tcMar>
            <w:vAlign w:val="center"/>
          </w:tcPr>
          <w:p w14:paraId="35951077">
            <w:pPr>
              <w:widowControl/>
              <w:spacing w:line="240" w:lineRule="exact"/>
              <w:jc w:val="center"/>
              <w:rPr>
                <w:rFonts w:hint="eastAsia"/>
                <w:color w:val="000000" w:themeColor="text1"/>
                <w:kern w:val="0"/>
                <w:sz w:val="18"/>
                <w:szCs w:val="18"/>
                <w:highlight w:val="none"/>
              </w:rPr>
            </w:pPr>
          </w:p>
        </w:tc>
      </w:tr>
      <w:tr w14:paraId="60CE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6BB8B462">
            <w:pPr>
              <w:widowControl/>
              <w:spacing w:line="240" w:lineRule="exact"/>
              <w:jc w:val="center"/>
              <w:rPr>
                <w:bCs/>
                <w:color w:val="000000" w:themeColor="text1"/>
                <w:kern w:val="0"/>
                <w:sz w:val="18"/>
                <w:szCs w:val="18"/>
                <w:highlight w:val="none"/>
              </w:rPr>
            </w:pPr>
          </w:p>
        </w:tc>
        <w:tc>
          <w:tcPr>
            <w:tcW w:w="1044" w:type="dxa"/>
            <w:vAlign w:val="center"/>
          </w:tcPr>
          <w:p w14:paraId="3A8194B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62E9A7E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0-3</w:t>
            </w:r>
            <w:r>
              <w:rPr>
                <w:bCs/>
                <w:color w:val="000000" w:themeColor="text1"/>
                <w:kern w:val="0"/>
                <w:sz w:val="18"/>
                <w:szCs w:val="18"/>
                <w:highlight w:val="none"/>
              </w:rPr>
              <w:t>学分</w:t>
            </w:r>
          </w:p>
        </w:tc>
        <w:tc>
          <w:tcPr>
            <w:tcW w:w="3782" w:type="dxa"/>
            <w:tcMar>
              <w:left w:w="57" w:type="dxa"/>
              <w:right w:w="57" w:type="dxa"/>
            </w:tcMar>
            <w:vAlign w:val="center"/>
          </w:tcPr>
          <w:p w14:paraId="25C34B1E">
            <w:pPr>
              <w:spacing w:line="240" w:lineRule="exact"/>
              <w:rPr>
                <w:color w:val="000000" w:themeColor="text1"/>
                <w:sz w:val="18"/>
                <w:szCs w:val="18"/>
                <w:highlight w:val="none"/>
              </w:rPr>
            </w:pPr>
            <w:r>
              <w:rPr>
                <w:rFonts w:eastAsiaTheme="minorEastAsia"/>
                <w:color w:val="000000" w:themeColor="text1"/>
                <w:sz w:val="18"/>
                <w:szCs w:val="18"/>
                <w:highlight w:val="none"/>
              </w:rPr>
              <w:t>多媒体技术及应用</w:t>
            </w:r>
          </w:p>
        </w:tc>
        <w:tc>
          <w:tcPr>
            <w:tcW w:w="931" w:type="dxa"/>
            <w:tcMar>
              <w:left w:w="57" w:type="dxa"/>
              <w:right w:w="57" w:type="dxa"/>
            </w:tcMar>
            <w:vAlign w:val="center"/>
          </w:tcPr>
          <w:p w14:paraId="5C8BA36B">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6115E129">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58862E8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5E1D45E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13D4DA6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B0C9C5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4B4E22E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A8662B4">
            <w:pPr>
              <w:widowControl/>
              <w:spacing w:line="240" w:lineRule="exact"/>
              <w:jc w:val="center"/>
              <w:rPr>
                <w:bCs/>
                <w:color w:val="000000" w:themeColor="text1"/>
                <w:kern w:val="0"/>
                <w:sz w:val="18"/>
                <w:szCs w:val="18"/>
                <w:highlight w:val="none"/>
              </w:rPr>
            </w:pPr>
          </w:p>
        </w:tc>
      </w:tr>
      <w:tr w14:paraId="7CFE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restart"/>
            <w:vAlign w:val="center"/>
          </w:tcPr>
          <w:p w14:paraId="07D02E0B">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五</w:t>
            </w:r>
            <w:r>
              <w:rPr>
                <w:bCs/>
                <w:color w:val="000000" w:themeColor="text1"/>
                <w:kern w:val="0"/>
                <w:sz w:val="18"/>
                <w:szCs w:val="18"/>
                <w:highlight w:val="none"/>
              </w:rPr>
              <w:t>学期</w:t>
            </w:r>
          </w:p>
          <w:p w14:paraId="3C3144A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19</w:t>
            </w:r>
            <w:r>
              <w:rPr>
                <w:rFonts w:hint="eastAsia"/>
                <w:bCs/>
                <w:color w:val="000000" w:themeColor="text1"/>
                <w:kern w:val="0"/>
                <w:sz w:val="18"/>
                <w:szCs w:val="18"/>
                <w:highlight w:val="none"/>
                <w:lang w:val="en-US" w:eastAsia="zh-CN"/>
              </w:rPr>
              <w:t>-22</w:t>
            </w:r>
            <w:r>
              <w:rPr>
                <w:bCs/>
                <w:color w:val="000000" w:themeColor="text1"/>
                <w:kern w:val="0"/>
                <w:sz w:val="18"/>
                <w:szCs w:val="18"/>
                <w:highlight w:val="none"/>
              </w:rPr>
              <w:t>学</w:t>
            </w:r>
            <w:r>
              <w:rPr>
                <w:bCs/>
                <w:color w:val="000000" w:themeColor="text1"/>
                <w:kern w:val="0"/>
                <w:sz w:val="18"/>
                <w:szCs w:val="18"/>
                <w:highlight w:val="none"/>
              </w:rPr>
              <w:t>分</w:t>
            </w:r>
          </w:p>
          <w:p w14:paraId="75A7B17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17</w:t>
            </w:r>
            <w:r>
              <w:rPr>
                <w:bCs/>
                <w:color w:val="000000" w:themeColor="text1"/>
                <w:kern w:val="0"/>
                <w:sz w:val="18"/>
                <w:szCs w:val="18"/>
                <w:highlight w:val="none"/>
              </w:rPr>
              <w:t>学分</w:t>
            </w:r>
          </w:p>
          <w:p w14:paraId="0CFC1136">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2-5</w:t>
            </w:r>
            <w:r>
              <w:rPr>
                <w:bCs/>
                <w:color w:val="000000" w:themeColor="text1"/>
                <w:kern w:val="0"/>
                <w:sz w:val="18"/>
                <w:szCs w:val="18"/>
                <w:highlight w:val="none"/>
              </w:rPr>
              <w:t>学分</w:t>
            </w:r>
          </w:p>
        </w:tc>
        <w:tc>
          <w:tcPr>
            <w:tcW w:w="1044" w:type="dxa"/>
            <w:vMerge w:val="restart"/>
            <w:vAlign w:val="center"/>
          </w:tcPr>
          <w:p w14:paraId="005ECFC2">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6AE83F0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7F454858">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931" w:type="dxa"/>
            <w:tcMar>
              <w:left w:w="57" w:type="dxa"/>
              <w:right w:w="57" w:type="dxa"/>
            </w:tcMar>
            <w:vAlign w:val="center"/>
          </w:tcPr>
          <w:p w14:paraId="6623F05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1FACAC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0EAD00C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7CB0AD6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419DA99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5DF77E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7A87B8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508EABEE">
            <w:pPr>
              <w:widowControl/>
              <w:spacing w:line="240" w:lineRule="exact"/>
              <w:jc w:val="center"/>
              <w:rPr>
                <w:bCs/>
                <w:color w:val="000000" w:themeColor="text1"/>
                <w:kern w:val="0"/>
                <w:sz w:val="18"/>
                <w:szCs w:val="18"/>
                <w:highlight w:val="none"/>
              </w:rPr>
            </w:pPr>
          </w:p>
        </w:tc>
      </w:tr>
      <w:tr w14:paraId="3278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509F8000">
            <w:pPr>
              <w:spacing w:line="240" w:lineRule="exact"/>
              <w:jc w:val="center"/>
              <w:rPr>
                <w:bCs/>
                <w:color w:val="000000" w:themeColor="text1"/>
                <w:kern w:val="0"/>
                <w:sz w:val="18"/>
                <w:szCs w:val="18"/>
                <w:highlight w:val="none"/>
              </w:rPr>
            </w:pPr>
          </w:p>
        </w:tc>
        <w:tc>
          <w:tcPr>
            <w:tcW w:w="1044" w:type="dxa"/>
            <w:vMerge w:val="continue"/>
            <w:vAlign w:val="center"/>
          </w:tcPr>
          <w:p w14:paraId="6E06FAC8">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31E03FD">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760F5609">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2B5BA7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0F6C05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15147AFC">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2C15B4B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B0BB35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9C9951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B6F033E">
            <w:pPr>
              <w:widowControl/>
              <w:spacing w:line="240" w:lineRule="exact"/>
              <w:jc w:val="center"/>
              <w:rPr>
                <w:bCs/>
                <w:color w:val="000000" w:themeColor="text1"/>
                <w:kern w:val="0"/>
                <w:sz w:val="18"/>
                <w:szCs w:val="18"/>
                <w:highlight w:val="none"/>
              </w:rPr>
            </w:pPr>
          </w:p>
        </w:tc>
      </w:tr>
      <w:tr w14:paraId="0760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70FA57E4">
            <w:pPr>
              <w:widowControl/>
              <w:spacing w:line="240" w:lineRule="exact"/>
              <w:jc w:val="center"/>
              <w:rPr>
                <w:bCs/>
                <w:color w:val="000000" w:themeColor="text1"/>
                <w:kern w:val="0"/>
                <w:sz w:val="18"/>
                <w:szCs w:val="18"/>
                <w:highlight w:val="none"/>
              </w:rPr>
            </w:pPr>
          </w:p>
        </w:tc>
        <w:tc>
          <w:tcPr>
            <w:tcW w:w="1044" w:type="dxa"/>
            <w:vMerge w:val="restart"/>
            <w:vAlign w:val="center"/>
          </w:tcPr>
          <w:p w14:paraId="1290ABE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5421EBD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14</w:t>
            </w:r>
            <w:r>
              <w:rPr>
                <w:bCs/>
                <w:color w:val="000000" w:themeColor="text1"/>
                <w:kern w:val="0"/>
                <w:sz w:val="18"/>
                <w:szCs w:val="18"/>
                <w:highlight w:val="none"/>
              </w:rPr>
              <w:t>学分</w:t>
            </w:r>
          </w:p>
        </w:tc>
        <w:tc>
          <w:tcPr>
            <w:tcW w:w="3782" w:type="dxa"/>
            <w:tcMar>
              <w:left w:w="57" w:type="dxa"/>
              <w:right w:w="57" w:type="dxa"/>
            </w:tcMar>
            <w:vAlign w:val="center"/>
          </w:tcPr>
          <w:p w14:paraId="3D467C2D">
            <w:pPr>
              <w:spacing w:line="240" w:lineRule="exact"/>
              <w:rPr>
                <w:color w:val="000000" w:themeColor="text1"/>
                <w:sz w:val="18"/>
                <w:szCs w:val="18"/>
                <w:highlight w:val="none"/>
              </w:rPr>
            </w:pPr>
            <w:r>
              <w:rPr>
                <w:rFonts w:eastAsiaTheme="minorEastAsia"/>
                <w:color w:val="000000" w:themeColor="text1"/>
                <w:sz w:val="18"/>
                <w:szCs w:val="18"/>
                <w:highlight w:val="none"/>
              </w:rPr>
              <w:t>计算机组成原理</w:t>
            </w:r>
          </w:p>
        </w:tc>
        <w:tc>
          <w:tcPr>
            <w:tcW w:w="931" w:type="dxa"/>
            <w:tcMar>
              <w:left w:w="57" w:type="dxa"/>
              <w:right w:w="57" w:type="dxa"/>
            </w:tcMar>
            <w:vAlign w:val="center"/>
          </w:tcPr>
          <w:p w14:paraId="06E01491">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7680E618">
            <w:pPr>
              <w:widowControl/>
              <w:spacing w:line="240" w:lineRule="exact"/>
              <w:jc w:val="center"/>
              <w:rPr>
                <w:color w:val="000000" w:themeColor="text1"/>
                <w:kern w:val="0"/>
                <w:sz w:val="18"/>
                <w:szCs w:val="18"/>
                <w:highlight w:val="none"/>
              </w:rPr>
            </w:pPr>
            <w:r>
              <w:rPr>
                <w:rFonts w:eastAsiaTheme="minorEastAsia"/>
                <w:sz w:val="18"/>
                <w:szCs w:val="18"/>
                <w:highlight w:val="none"/>
              </w:rPr>
              <w:t>4</w:t>
            </w:r>
          </w:p>
        </w:tc>
        <w:tc>
          <w:tcPr>
            <w:tcW w:w="932" w:type="dxa"/>
            <w:tcMar>
              <w:left w:w="57" w:type="dxa"/>
              <w:right w:w="57" w:type="dxa"/>
            </w:tcMar>
            <w:vAlign w:val="center"/>
          </w:tcPr>
          <w:p w14:paraId="0956819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6E9951E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56</w:t>
            </w:r>
          </w:p>
        </w:tc>
        <w:tc>
          <w:tcPr>
            <w:tcW w:w="932" w:type="dxa"/>
            <w:tcMar>
              <w:left w:w="57" w:type="dxa"/>
              <w:right w:w="57" w:type="dxa"/>
            </w:tcMar>
            <w:vAlign w:val="center"/>
          </w:tcPr>
          <w:p w14:paraId="1623911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3B3B5E1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733F58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EE3830F">
            <w:pPr>
              <w:widowControl/>
              <w:spacing w:line="240" w:lineRule="exact"/>
              <w:jc w:val="center"/>
              <w:rPr>
                <w:bCs/>
                <w:color w:val="000000" w:themeColor="text1"/>
                <w:kern w:val="0"/>
                <w:sz w:val="18"/>
                <w:szCs w:val="18"/>
                <w:highlight w:val="none"/>
              </w:rPr>
            </w:pPr>
          </w:p>
        </w:tc>
      </w:tr>
      <w:tr w14:paraId="74C9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4D712783">
            <w:pPr>
              <w:widowControl/>
              <w:spacing w:line="240" w:lineRule="exact"/>
              <w:jc w:val="center"/>
              <w:rPr>
                <w:bCs/>
                <w:color w:val="000000" w:themeColor="text1"/>
                <w:kern w:val="0"/>
                <w:sz w:val="18"/>
                <w:szCs w:val="18"/>
                <w:highlight w:val="none"/>
              </w:rPr>
            </w:pPr>
          </w:p>
        </w:tc>
        <w:tc>
          <w:tcPr>
            <w:tcW w:w="1044" w:type="dxa"/>
            <w:vMerge w:val="continue"/>
            <w:vAlign w:val="center"/>
          </w:tcPr>
          <w:p w14:paraId="5BFEFCE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2BC6F52">
            <w:pPr>
              <w:spacing w:line="240" w:lineRule="exact"/>
              <w:rPr>
                <w:color w:val="000000" w:themeColor="text1"/>
                <w:sz w:val="18"/>
                <w:szCs w:val="18"/>
                <w:highlight w:val="none"/>
              </w:rPr>
            </w:pPr>
            <w:r>
              <w:rPr>
                <w:rFonts w:eastAsiaTheme="minorEastAsia"/>
                <w:sz w:val="18"/>
                <w:szCs w:val="18"/>
                <w:highlight w:val="none"/>
              </w:rPr>
              <w:t>操作系统原理</w:t>
            </w:r>
          </w:p>
        </w:tc>
        <w:tc>
          <w:tcPr>
            <w:tcW w:w="931" w:type="dxa"/>
            <w:tcMar>
              <w:left w:w="57" w:type="dxa"/>
              <w:right w:w="57" w:type="dxa"/>
            </w:tcMar>
            <w:vAlign w:val="center"/>
          </w:tcPr>
          <w:p w14:paraId="5D016601">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3E67E6E4">
            <w:pPr>
              <w:widowControl/>
              <w:spacing w:line="240" w:lineRule="exact"/>
              <w:jc w:val="center"/>
              <w:rPr>
                <w:color w:val="000000" w:themeColor="text1"/>
                <w:kern w:val="0"/>
                <w:sz w:val="18"/>
                <w:szCs w:val="18"/>
                <w:highlight w:val="none"/>
              </w:rPr>
            </w:pPr>
            <w:r>
              <w:rPr>
                <w:rFonts w:eastAsiaTheme="minorEastAsia"/>
                <w:sz w:val="18"/>
                <w:szCs w:val="18"/>
                <w:highlight w:val="none"/>
              </w:rPr>
              <w:t>4</w:t>
            </w:r>
          </w:p>
        </w:tc>
        <w:tc>
          <w:tcPr>
            <w:tcW w:w="932" w:type="dxa"/>
            <w:tcMar>
              <w:left w:w="57" w:type="dxa"/>
              <w:right w:w="57" w:type="dxa"/>
            </w:tcMar>
            <w:vAlign w:val="center"/>
          </w:tcPr>
          <w:p w14:paraId="79D933C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5232E4E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5421A54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0351A6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48B11E7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CA5498C">
            <w:pPr>
              <w:widowControl/>
              <w:spacing w:line="240" w:lineRule="exact"/>
              <w:jc w:val="center"/>
              <w:rPr>
                <w:bCs/>
                <w:color w:val="000000" w:themeColor="text1"/>
                <w:kern w:val="0"/>
                <w:sz w:val="18"/>
                <w:szCs w:val="18"/>
                <w:highlight w:val="none"/>
              </w:rPr>
            </w:pPr>
          </w:p>
        </w:tc>
      </w:tr>
      <w:tr w14:paraId="7F4B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100610BE">
            <w:pPr>
              <w:widowControl/>
              <w:spacing w:line="240" w:lineRule="exact"/>
              <w:jc w:val="center"/>
              <w:rPr>
                <w:bCs/>
                <w:color w:val="000000" w:themeColor="text1"/>
                <w:kern w:val="0"/>
                <w:sz w:val="18"/>
                <w:szCs w:val="18"/>
                <w:highlight w:val="none"/>
              </w:rPr>
            </w:pPr>
          </w:p>
        </w:tc>
        <w:tc>
          <w:tcPr>
            <w:tcW w:w="1044" w:type="dxa"/>
            <w:vMerge w:val="continue"/>
            <w:vAlign w:val="center"/>
          </w:tcPr>
          <w:p w14:paraId="670C9A1B">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CD3A85D">
            <w:pPr>
              <w:spacing w:line="240" w:lineRule="exact"/>
              <w:rPr>
                <w:color w:val="000000" w:themeColor="text1"/>
                <w:sz w:val="18"/>
                <w:szCs w:val="18"/>
                <w:highlight w:val="none"/>
              </w:rPr>
            </w:pPr>
            <w:r>
              <w:rPr>
                <w:rFonts w:eastAsiaTheme="minorEastAsia"/>
                <w:color w:val="000000" w:themeColor="text1"/>
                <w:sz w:val="18"/>
                <w:szCs w:val="18"/>
                <w:highlight w:val="none"/>
              </w:rPr>
              <w:t>编译原理</w:t>
            </w:r>
          </w:p>
        </w:tc>
        <w:tc>
          <w:tcPr>
            <w:tcW w:w="931" w:type="dxa"/>
            <w:tcMar>
              <w:left w:w="57" w:type="dxa"/>
              <w:right w:w="57" w:type="dxa"/>
            </w:tcMar>
            <w:vAlign w:val="center"/>
          </w:tcPr>
          <w:p w14:paraId="1DFE1E37">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32711559">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1B647AF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626267A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36</w:t>
            </w:r>
          </w:p>
        </w:tc>
        <w:tc>
          <w:tcPr>
            <w:tcW w:w="932" w:type="dxa"/>
            <w:tcMar>
              <w:left w:w="57" w:type="dxa"/>
              <w:right w:w="57" w:type="dxa"/>
            </w:tcMar>
            <w:vAlign w:val="center"/>
          </w:tcPr>
          <w:p w14:paraId="53EBBF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5C909F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12</w:t>
            </w:r>
          </w:p>
        </w:tc>
        <w:tc>
          <w:tcPr>
            <w:tcW w:w="932" w:type="dxa"/>
            <w:vAlign w:val="center"/>
          </w:tcPr>
          <w:p w14:paraId="2F6A8CA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7704B97">
            <w:pPr>
              <w:widowControl/>
              <w:spacing w:line="240" w:lineRule="exact"/>
              <w:jc w:val="center"/>
              <w:rPr>
                <w:bCs/>
                <w:color w:val="000000" w:themeColor="text1"/>
                <w:kern w:val="0"/>
                <w:sz w:val="18"/>
                <w:szCs w:val="18"/>
                <w:highlight w:val="none"/>
              </w:rPr>
            </w:pPr>
          </w:p>
        </w:tc>
      </w:tr>
      <w:tr w14:paraId="2138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4986540E">
            <w:pPr>
              <w:widowControl/>
              <w:spacing w:line="240" w:lineRule="exact"/>
              <w:jc w:val="center"/>
              <w:rPr>
                <w:bCs/>
                <w:color w:val="000000" w:themeColor="text1"/>
                <w:kern w:val="0"/>
                <w:sz w:val="18"/>
                <w:szCs w:val="18"/>
                <w:highlight w:val="none"/>
              </w:rPr>
            </w:pPr>
          </w:p>
        </w:tc>
        <w:tc>
          <w:tcPr>
            <w:tcW w:w="1044" w:type="dxa"/>
            <w:vMerge w:val="continue"/>
            <w:vAlign w:val="center"/>
          </w:tcPr>
          <w:p w14:paraId="2D6CDB1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EDCFD88">
            <w:pPr>
              <w:spacing w:line="240" w:lineRule="exact"/>
              <w:rPr>
                <w:rFonts w:hint="default" w:eastAsiaTheme="minorEastAsia"/>
                <w:color w:val="000000" w:themeColor="text1"/>
                <w:sz w:val="18"/>
                <w:szCs w:val="18"/>
                <w:highlight w:val="none"/>
                <w:lang w:val="en-US" w:eastAsia="zh-CN"/>
              </w:rPr>
            </w:pPr>
            <w:r>
              <w:rPr>
                <w:rFonts w:eastAsiaTheme="minorEastAsia"/>
                <w:color w:val="000000" w:themeColor="text1"/>
                <w:sz w:val="18"/>
                <w:szCs w:val="18"/>
                <w:highlight w:val="none"/>
              </w:rPr>
              <w:t>Web应用开发基础</w:t>
            </w:r>
          </w:p>
        </w:tc>
        <w:tc>
          <w:tcPr>
            <w:tcW w:w="931" w:type="dxa"/>
            <w:tcMar>
              <w:left w:w="57" w:type="dxa"/>
              <w:right w:w="57" w:type="dxa"/>
            </w:tcMar>
            <w:vAlign w:val="center"/>
          </w:tcPr>
          <w:p w14:paraId="1E9C3500">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2FB23A09">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22D362E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230429C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6DB4224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E26153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23A8785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F0A96EF">
            <w:pPr>
              <w:widowControl/>
              <w:spacing w:line="240" w:lineRule="exact"/>
              <w:jc w:val="center"/>
              <w:rPr>
                <w:bCs/>
                <w:color w:val="000000" w:themeColor="text1"/>
                <w:kern w:val="0"/>
                <w:sz w:val="18"/>
                <w:szCs w:val="18"/>
                <w:highlight w:val="none"/>
              </w:rPr>
            </w:pPr>
          </w:p>
        </w:tc>
      </w:tr>
      <w:tr w14:paraId="32C9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74A99DED">
            <w:pPr>
              <w:widowControl/>
              <w:spacing w:line="240" w:lineRule="exact"/>
              <w:jc w:val="center"/>
              <w:rPr>
                <w:bCs/>
                <w:color w:val="000000" w:themeColor="text1"/>
                <w:kern w:val="0"/>
                <w:sz w:val="18"/>
                <w:szCs w:val="18"/>
                <w:highlight w:val="none"/>
              </w:rPr>
            </w:pPr>
          </w:p>
        </w:tc>
        <w:tc>
          <w:tcPr>
            <w:tcW w:w="1044" w:type="dxa"/>
            <w:vMerge w:val="restart"/>
            <w:vAlign w:val="center"/>
          </w:tcPr>
          <w:p w14:paraId="0929DEE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7E60878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0-3</w:t>
            </w:r>
            <w:r>
              <w:rPr>
                <w:bCs/>
                <w:color w:val="000000" w:themeColor="text1"/>
                <w:kern w:val="0"/>
                <w:sz w:val="18"/>
                <w:szCs w:val="18"/>
                <w:highlight w:val="none"/>
              </w:rPr>
              <w:t>学分</w:t>
            </w:r>
          </w:p>
        </w:tc>
        <w:tc>
          <w:tcPr>
            <w:tcW w:w="3782" w:type="dxa"/>
            <w:tcMar>
              <w:left w:w="57" w:type="dxa"/>
              <w:right w:w="57" w:type="dxa"/>
            </w:tcMar>
            <w:vAlign w:val="center"/>
          </w:tcPr>
          <w:p w14:paraId="6F334913">
            <w:pPr>
              <w:spacing w:line="240" w:lineRule="exact"/>
              <w:rPr>
                <w:color w:val="000000" w:themeColor="text1"/>
                <w:sz w:val="18"/>
                <w:szCs w:val="18"/>
                <w:highlight w:val="none"/>
              </w:rPr>
            </w:pPr>
            <w:r>
              <w:rPr>
                <w:rFonts w:eastAsiaTheme="minorEastAsia"/>
                <w:sz w:val="18"/>
                <w:szCs w:val="18"/>
                <w:highlight w:val="none"/>
              </w:rPr>
              <w:t>工业信息化技术</w:t>
            </w:r>
          </w:p>
        </w:tc>
        <w:tc>
          <w:tcPr>
            <w:tcW w:w="931" w:type="dxa"/>
            <w:tcMar>
              <w:left w:w="57" w:type="dxa"/>
              <w:right w:w="57" w:type="dxa"/>
            </w:tcMar>
            <w:vAlign w:val="center"/>
          </w:tcPr>
          <w:p w14:paraId="11027758">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7FC283C9">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153B98E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0FCA765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27F1805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6A38BC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0942DAD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7EC1927">
            <w:pPr>
              <w:widowControl/>
              <w:spacing w:line="240" w:lineRule="exact"/>
              <w:jc w:val="center"/>
              <w:rPr>
                <w:bCs/>
                <w:color w:val="000000" w:themeColor="text1"/>
                <w:kern w:val="0"/>
                <w:sz w:val="18"/>
                <w:szCs w:val="18"/>
                <w:highlight w:val="none"/>
              </w:rPr>
            </w:pPr>
          </w:p>
        </w:tc>
      </w:tr>
      <w:tr w14:paraId="2528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7CEEF017">
            <w:pPr>
              <w:widowControl/>
              <w:spacing w:line="240" w:lineRule="exact"/>
              <w:jc w:val="center"/>
              <w:rPr>
                <w:bCs/>
                <w:color w:val="000000" w:themeColor="text1"/>
                <w:kern w:val="0"/>
                <w:sz w:val="18"/>
                <w:szCs w:val="18"/>
                <w:highlight w:val="none"/>
              </w:rPr>
            </w:pPr>
          </w:p>
        </w:tc>
        <w:tc>
          <w:tcPr>
            <w:tcW w:w="1044" w:type="dxa"/>
            <w:vMerge w:val="continue"/>
            <w:vAlign w:val="center"/>
          </w:tcPr>
          <w:p w14:paraId="591C99B9">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DF13712">
            <w:pPr>
              <w:spacing w:line="240" w:lineRule="exact"/>
              <w:rPr>
                <w:color w:val="000000" w:themeColor="text1"/>
                <w:sz w:val="18"/>
                <w:szCs w:val="18"/>
                <w:highlight w:val="none"/>
              </w:rPr>
            </w:pPr>
            <w:r>
              <w:rPr>
                <w:rFonts w:eastAsiaTheme="minorEastAsia"/>
                <w:sz w:val="18"/>
                <w:szCs w:val="18"/>
                <w:highlight w:val="none"/>
              </w:rPr>
              <w:t>计算机图像处理</w:t>
            </w:r>
          </w:p>
        </w:tc>
        <w:tc>
          <w:tcPr>
            <w:tcW w:w="931" w:type="dxa"/>
            <w:tcMar>
              <w:left w:w="57" w:type="dxa"/>
              <w:right w:w="57" w:type="dxa"/>
            </w:tcMar>
            <w:vAlign w:val="center"/>
          </w:tcPr>
          <w:p w14:paraId="2C655B48">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0EA2E4CC">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6FDD718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50D54F5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14243DB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C7EFAD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2" w:type="dxa"/>
            <w:vAlign w:val="center"/>
          </w:tcPr>
          <w:p w14:paraId="7D87D5C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0382124">
            <w:pPr>
              <w:widowControl/>
              <w:spacing w:line="240" w:lineRule="exact"/>
              <w:jc w:val="center"/>
              <w:rPr>
                <w:bCs/>
                <w:color w:val="000000" w:themeColor="text1"/>
                <w:kern w:val="0"/>
                <w:sz w:val="18"/>
                <w:szCs w:val="18"/>
                <w:highlight w:val="none"/>
              </w:rPr>
            </w:pPr>
          </w:p>
        </w:tc>
      </w:tr>
      <w:tr w14:paraId="5E01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tcPr>
          <w:p w14:paraId="446D992D">
            <w:pPr>
              <w:widowControl/>
              <w:spacing w:line="240" w:lineRule="exact"/>
              <w:jc w:val="center"/>
              <w:rPr>
                <w:bCs/>
                <w:color w:val="000000" w:themeColor="text1"/>
                <w:kern w:val="0"/>
                <w:sz w:val="18"/>
                <w:szCs w:val="18"/>
                <w:highlight w:val="none"/>
              </w:rPr>
            </w:pPr>
          </w:p>
        </w:tc>
        <w:tc>
          <w:tcPr>
            <w:tcW w:w="1044" w:type="dxa"/>
            <w:vAlign w:val="center"/>
          </w:tcPr>
          <w:p w14:paraId="0435184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257A0D0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0280776D">
            <w:pPr>
              <w:spacing w:line="240" w:lineRule="exact"/>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094DFE55">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45CF179F">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5E8B39D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6608A92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6855850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B89642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203858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4BB428A">
            <w:pPr>
              <w:widowControl/>
              <w:spacing w:line="240" w:lineRule="exact"/>
              <w:jc w:val="center"/>
              <w:rPr>
                <w:bCs/>
                <w:color w:val="000000" w:themeColor="text1"/>
                <w:kern w:val="0"/>
                <w:sz w:val="18"/>
                <w:szCs w:val="18"/>
                <w:highlight w:val="none"/>
              </w:rPr>
            </w:pPr>
          </w:p>
        </w:tc>
      </w:tr>
      <w:tr w14:paraId="6A3A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6EEC1F5C">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六</w:t>
            </w:r>
            <w:r>
              <w:rPr>
                <w:bCs/>
                <w:color w:val="000000" w:themeColor="text1"/>
                <w:kern w:val="0"/>
                <w:sz w:val="18"/>
                <w:szCs w:val="18"/>
                <w:highlight w:val="none"/>
              </w:rPr>
              <w:t>学期</w:t>
            </w:r>
          </w:p>
          <w:p w14:paraId="3E7FD07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17</w:t>
            </w:r>
            <w:r>
              <w:rPr>
                <w:rFonts w:hint="eastAsia"/>
                <w:bCs/>
                <w:color w:val="000000" w:themeColor="text1"/>
                <w:kern w:val="0"/>
                <w:sz w:val="18"/>
                <w:szCs w:val="18"/>
                <w:highlight w:val="none"/>
                <w:lang w:val="en-US" w:eastAsia="zh-CN"/>
              </w:rPr>
              <w:t>-19</w:t>
            </w:r>
            <w:r>
              <w:rPr>
                <w:bCs/>
                <w:color w:val="000000" w:themeColor="text1"/>
                <w:kern w:val="0"/>
                <w:sz w:val="18"/>
                <w:szCs w:val="18"/>
                <w:highlight w:val="none"/>
              </w:rPr>
              <w:t>学分</w:t>
            </w:r>
          </w:p>
          <w:p w14:paraId="660C671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14</w:t>
            </w:r>
            <w:r>
              <w:rPr>
                <w:bCs/>
                <w:color w:val="000000" w:themeColor="text1"/>
                <w:kern w:val="0"/>
                <w:sz w:val="18"/>
                <w:szCs w:val="18"/>
                <w:highlight w:val="none"/>
              </w:rPr>
              <w:t>学分</w:t>
            </w:r>
          </w:p>
          <w:p w14:paraId="6739D108">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lang w:val="en-US" w:eastAsia="zh-CN"/>
              </w:rPr>
              <w:t>3-</w:t>
            </w: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1044" w:type="dxa"/>
            <w:vMerge w:val="restart"/>
            <w:vAlign w:val="center"/>
          </w:tcPr>
          <w:p w14:paraId="18AE3E7A">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21732D8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5BFDA9B9">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40B2ECC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5EE8D1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65363AB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6850DC70">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44E21DE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5F94F0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793F0F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F5A1DCC">
            <w:pPr>
              <w:widowControl/>
              <w:spacing w:line="240" w:lineRule="exact"/>
              <w:jc w:val="center"/>
              <w:rPr>
                <w:bCs/>
                <w:color w:val="000000" w:themeColor="text1"/>
                <w:kern w:val="0"/>
                <w:sz w:val="18"/>
                <w:szCs w:val="18"/>
                <w:highlight w:val="none"/>
              </w:rPr>
            </w:pPr>
          </w:p>
        </w:tc>
      </w:tr>
      <w:tr w14:paraId="3E04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FC4644D">
            <w:pPr>
              <w:spacing w:line="240" w:lineRule="exact"/>
              <w:jc w:val="center"/>
              <w:rPr>
                <w:bCs/>
                <w:color w:val="000000" w:themeColor="text1"/>
                <w:kern w:val="0"/>
                <w:sz w:val="18"/>
                <w:szCs w:val="18"/>
                <w:highlight w:val="none"/>
              </w:rPr>
            </w:pPr>
          </w:p>
        </w:tc>
        <w:tc>
          <w:tcPr>
            <w:tcW w:w="1044" w:type="dxa"/>
            <w:vMerge w:val="continue"/>
            <w:vAlign w:val="center"/>
          </w:tcPr>
          <w:p w14:paraId="7EE8874A">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56DCB40">
            <w:pPr>
              <w:spacing w:line="240" w:lineRule="exact"/>
              <w:rPr>
                <w:color w:val="000000" w:themeColor="text1"/>
                <w:sz w:val="18"/>
                <w:szCs w:val="18"/>
                <w:highlight w:val="none"/>
              </w:rPr>
            </w:pPr>
            <w:r>
              <w:rPr>
                <w:color w:val="000000" w:themeColor="text1"/>
                <w:sz w:val="18"/>
                <w:szCs w:val="18"/>
                <w:highlight w:val="none"/>
              </w:rPr>
              <w:t>大学体育-5</w:t>
            </w:r>
          </w:p>
        </w:tc>
        <w:tc>
          <w:tcPr>
            <w:tcW w:w="931" w:type="dxa"/>
            <w:tcMar>
              <w:left w:w="57" w:type="dxa"/>
              <w:right w:w="57" w:type="dxa"/>
            </w:tcMar>
            <w:vAlign w:val="center"/>
          </w:tcPr>
          <w:p w14:paraId="6E4058AB">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FFD0FC6">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144FA1D3">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68D196E3">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2D50E9D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131D84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E31111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C988FCB">
            <w:pPr>
              <w:widowControl/>
              <w:spacing w:line="240" w:lineRule="exact"/>
              <w:jc w:val="center"/>
              <w:rPr>
                <w:bCs/>
                <w:color w:val="000000" w:themeColor="text1"/>
                <w:kern w:val="0"/>
                <w:sz w:val="18"/>
                <w:szCs w:val="18"/>
                <w:highlight w:val="none"/>
              </w:rPr>
            </w:pPr>
          </w:p>
        </w:tc>
      </w:tr>
      <w:tr w14:paraId="72A2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75AD2C1">
            <w:pPr>
              <w:spacing w:line="240" w:lineRule="exact"/>
              <w:jc w:val="center"/>
              <w:rPr>
                <w:bCs/>
                <w:color w:val="000000" w:themeColor="text1"/>
                <w:kern w:val="0"/>
                <w:sz w:val="18"/>
                <w:szCs w:val="18"/>
                <w:highlight w:val="none"/>
              </w:rPr>
            </w:pPr>
          </w:p>
        </w:tc>
        <w:tc>
          <w:tcPr>
            <w:tcW w:w="1044" w:type="dxa"/>
            <w:vMerge w:val="continue"/>
            <w:vAlign w:val="center"/>
          </w:tcPr>
          <w:p w14:paraId="02FAC285">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6FCF59A">
            <w:pPr>
              <w:spacing w:line="240" w:lineRule="exact"/>
              <w:rPr>
                <w:color w:val="000000" w:themeColor="text1"/>
                <w:sz w:val="18"/>
                <w:szCs w:val="18"/>
                <w:highlight w:val="none"/>
              </w:rPr>
            </w:pPr>
            <w:r>
              <w:rPr>
                <w:color w:val="000000" w:themeColor="text1"/>
                <w:kern w:val="0"/>
                <w:sz w:val="18"/>
                <w:szCs w:val="18"/>
                <w:highlight w:val="none"/>
              </w:rPr>
              <w:t>大学生职业发展与就业指导-2</w:t>
            </w:r>
          </w:p>
        </w:tc>
        <w:tc>
          <w:tcPr>
            <w:tcW w:w="931" w:type="dxa"/>
            <w:tcMar>
              <w:left w:w="57" w:type="dxa"/>
              <w:right w:w="57" w:type="dxa"/>
            </w:tcMar>
            <w:vAlign w:val="center"/>
          </w:tcPr>
          <w:p w14:paraId="5CD8DF0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C72A3B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56FC616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1606544D">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77FA38C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E26161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7B4C2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CD4392F">
            <w:pPr>
              <w:widowControl/>
              <w:spacing w:line="240" w:lineRule="exact"/>
              <w:jc w:val="center"/>
              <w:rPr>
                <w:bCs/>
                <w:color w:val="000000" w:themeColor="text1"/>
                <w:kern w:val="0"/>
                <w:sz w:val="18"/>
                <w:szCs w:val="18"/>
                <w:highlight w:val="none"/>
              </w:rPr>
            </w:pPr>
          </w:p>
        </w:tc>
      </w:tr>
      <w:tr w14:paraId="3386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9BA84E0">
            <w:pPr>
              <w:widowControl/>
              <w:spacing w:line="240" w:lineRule="exact"/>
              <w:jc w:val="center"/>
              <w:rPr>
                <w:bCs/>
                <w:color w:val="000000" w:themeColor="text1"/>
                <w:kern w:val="0"/>
                <w:sz w:val="18"/>
                <w:szCs w:val="18"/>
                <w:highlight w:val="none"/>
              </w:rPr>
            </w:pPr>
          </w:p>
        </w:tc>
        <w:tc>
          <w:tcPr>
            <w:tcW w:w="1044" w:type="dxa"/>
            <w:vMerge w:val="restart"/>
            <w:vAlign w:val="center"/>
          </w:tcPr>
          <w:p w14:paraId="5929713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0F2C7CA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12</w:t>
            </w:r>
            <w:r>
              <w:rPr>
                <w:bCs/>
                <w:color w:val="000000" w:themeColor="text1"/>
                <w:kern w:val="0"/>
                <w:sz w:val="18"/>
                <w:szCs w:val="18"/>
                <w:highlight w:val="none"/>
              </w:rPr>
              <w:t>学分</w:t>
            </w:r>
          </w:p>
        </w:tc>
        <w:tc>
          <w:tcPr>
            <w:tcW w:w="3782" w:type="dxa"/>
            <w:tcMar>
              <w:left w:w="57" w:type="dxa"/>
              <w:right w:w="57" w:type="dxa"/>
            </w:tcMar>
            <w:vAlign w:val="center"/>
          </w:tcPr>
          <w:p w14:paraId="3B5FCF53">
            <w:pPr>
              <w:spacing w:line="240" w:lineRule="exact"/>
              <w:rPr>
                <w:color w:val="000000" w:themeColor="text1"/>
                <w:sz w:val="18"/>
                <w:szCs w:val="18"/>
                <w:highlight w:val="none"/>
              </w:rPr>
            </w:pPr>
            <w:r>
              <w:rPr>
                <w:rFonts w:eastAsiaTheme="minorEastAsia"/>
                <w:color w:val="000000" w:themeColor="text1"/>
                <w:sz w:val="18"/>
                <w:szCs w:val="18"/>
                <w:highlight w:val="none"/>
              </w:rPr>
              <w:t>单片机原理及接口技术</w:t>
            </w:r>
          </w:p>
        </w:tc>
        <w:tc>
          <w:tcPr>
            <w:tcW w:w="931" w:type="dxa"/>
            <w:tcMar>
              <w:left w:w="57" w:type="dxa"/>
              <w:right w:w="57" w:type="dxa"/>
            </w:tcMar>
            <w:vAlign w:val="center"/>
          </w:tcPr>
          <w:p w14:paraId="16086B46">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18569D77">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12342C1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52B30B8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29967C8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71F65D6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01D00C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DDB2699">
            <w:pPr>
              <w:widowControl/>
              <w:spacing w:line="240" w:lineRule="exact"/>
              <w:jc w:val="center"/>
              <w:rPr>
                <w:bCs/>
                <w:color w:val="000000" w:themeColor="text1"/>
                <w:kern w:val="0"/>
                <w:sz w:val="18"/>
                <w:szCs w:val="18"/>
                <w:highlight w:val="none"/>
              </w:rPr>
            </w:pPr>
          </w:p>
        </w:tc>
      </w:tr>
      <w:tr w14:paraId="509F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D5DD3B7">
            <w:pPr>
              <w:widowControl/>
              <w:spacing w:line="240" w:lineRule="exact"/>
              <w:jc w:val="center"/>
              <w:rPr>
                <w:bCs/>
                <w:color w:val="000000" w:themeColor="text1"/>
                <w:kern w:val="0"/>
                <w:sz w:val="18"/>
                <w:szCs w:val="18"/>
                <w:highlight w:val="none"/>
              </w:rPr>
            </w:pPr>
          </w:p>
        </w:tc>
        <w:tc>
          <w:tcPr>
            <w:tcW w:w="1044" w:type="dxa"/>
            <w:vMerge w:val="continue"/>
            <w:vAlign w:val="center"/>
          </w:tcPr>
          <w:p w14:paraId="560A42D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9BBD577">
            <w:pPr>
              <w:spacing w:line="240" w:lineRule="exact"/>
              <w:rPr>
                <w:color w:val="000000" w:themeColor="text1"/>
                <w:sz w:val="18"/>
                <w:szCs w:val="18"/>
                <w:highlight w:val="none"/>
              </w:rPr>
            </w:pPr>
            <w:r>
              <w:rPr>
                <w:rFonts w:eastAsiaTheme="minorEastAsia"/>
                <w:color w:val="000000" w:themeColor="text1"/>
                <w:sz w:val="18"/>
                <w:szCs w:val="18"/>
                <w:highlight w:val="none"/>
              </w:rPr>
              <w:t>计算机系统结构</w:t>
            </w:r>
          </w:p>
        </w:tc>
        <w:tc>
          <w:tcPr>
            <w:tcW w:w="931" w:type="dxa"/>
            <w:tcMar>
              <w:left w:w="57" w:type="dxa"/>
              <w:right w:w="57" w:type="dxa"/>
            </w:tcMar>
            <w:vAlign w:val="center"/>
          </w:tcPr>
          <w:p w14:paraId="46F8C1A3">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09025274">
            <w:pPr>
              <w:widowControl/>
              <w:spacing w:line="240" w:lineRule="exact"/>
              <w:jc w:val="center"/>
              <w:rPr>
                <w:color w:val="000000" w:themeColor="text1"/>
                <w:kern w:val="0"/>
                <w:sz w:val="18"/>
                <w:szCs w:val="18"/>
                <w:highlight w:val="none"/>
              </w:rPr>
            </w:pPr>
            <w:r>
              <w:rPr>
                <w:rFonts w:eastAsiaTheme="minorEastAsia"/>
                <w:sz w:val="18"/>
                <w:szCs w:val="18"/>
                <w:highlight w:val="none"/>
              </w:rPr>
              <w:t>2</w:t>
            </w:r>
          </w:p>
        </w:tc>
        <w:tc>
          <w:tcPr>
            <w:tcW w:w="932" w:type="dxa"/>
            <w:tcMar>
              <w:left w:w="57" w:type="dxa"/>
              <w:right w:w="57" w:type="dxa"/>
            </w:tcMar>
            <w:vAlign w:val="center"/>
          </w:tcPr>
          <w:p w14:paraId="6EA0FCE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593761F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0071F25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0FDAB0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BE7C3E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F0063CC">
            <w:pPr>
              <w:widowControl/>
              <w:spacing w:line="240" w:lineRule="exact"/>
              <w:jc w:val="center"/>
              <w:rPr>
                <w:bCs/>
                <w:color w:val="000000" w:themeColor="text1"/>
                <w:kern w:val="0"/>
                <w:sz w:val="18"/>
                <w:szCs w:val="18"/>
                <w:highlight w:val="none"/>
              </w:rPr>
            </w:pPr>
          </w:p>
        </w:tc>
      </w:tr>
      <w:tr w14:paraId="1AC8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C3ED87C">
            <w:pPr>
              <w:widowControl/>
              <w:spacing w:line="240" w:lineRule="exact"/>
              <w:jc w:val="center"/>
              <w:rPr>
                <w:bCs/>
                <w:color w:val="000000" w:themeColor="text1"/>
                <w:kern w:val="0"/>
                <w:sz w:val="18"/>
                <w:szCs w:val="18"/>
                <w:highlight w:val="none"/>
              </w:rPr>
            </w:pPr>
          </w:p>
        </w:tc>
        <w:tc>
          <w:tcPr>
            <w:tcW w:w="1044" w:type="dxa"/>
            <w:vMerge w:val="continue"/>
            <w:vAlign w:val="center"/>
          </w:tcPr>
          <w:p w14:paraId="095CE305">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FB9CD4D">
            <w:pPr>
              <w:spacing w:line="240" w:lineRule="exact"/>
              <w:rPr>
                <w:color w:val="000000" w:themeColor="text1"/>
                <w:sz w:val="18"/>
                <w:szCs w:val="18"/>
                <w:highlight w:val="none"/>
              </w:rPr>
            </w:pPr>
            <w:r>
              <w:rPr>
                <w:rFonts w:eastAsiaTheme="minorEastAsia"/>
                <w:color w:val="000000" w:themeColor="text1"/>
                <w:sz w:val="18"/>
                <w:szCs w:val="18"/>
                <w:highlight w:val="none"/>
              </w:rPr>
              <w:t>计算机网络</w:t>
            </w:r>
          </w:p>
        </w:tc>
        <w:tc>
          <w:tcPr>
            <w:tcW w:w="931" w:type="dxa"/>
            <w:tcMar>
              <w:left w:w="57" w:type="dxa"/>
              <w:right w:w="57" w:type="dxa"/>
            </w:tcMar>
            <w:vAlign w:val="center"/>
          </w:tcPr>
          <w:p w14:paraId="14202D78">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29BD8955">
            <w:pPr>
              <w:widowControl/>
              <w:spacing w:line="240" w:lineRule="exact"/>
              <w:jc w:val="center"/>
              <w:rPr>
                <w:color w:val="000000" w:themeColor="text1"/>
                <w:kern w:val="0"/>
                <w:sz w:val="18"/>
                <w:szCs w:val="18"/>
                <w:highlight w:val="none"/>
              </w:rPr>
            </w:pPr>
            <w:r>
              <w:rPr>
                <w:rFonts w:eastAsiaTheme="minorEastAsia"/>
                <w:sz w:val="18"/>
                <w:szCs w:val="18"/>
                <w:highlight w:val="none"/>
              </w:rPr>
              <w:t>4</w:t>
            </w:r>
          </w:p>
        </w:tc>
        <w:tc>
          <w:tcPr>
            <w:tcW w:w="932" w:type="dxa"/>
            <w:tcMar>
              <w:left w:w="57" w:type="dxa"/>
              <w:right w:w="57" w:type="dxa"/>
            </w:tcMar>
            <w:vAlign w:val="center"/>
          </w:tcPr>
          <w:p w14:paraId="5CF100E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6FD0540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56</w:t>
            </w:r>
          </w:p>
        </w:tc>
        <w:tc>
          <w:tcPr>
            <w:tcW w:w="932" w:type="dxa"/>
            <w:tcMar>
              <w:left w:w="57" w:type="dxa"/>
              <w:right w:w="57" w:type="dxa"/>
            </w:tcMar>
            <w:vAlign w:val="center"/>
          </w:tcPr>
          <w:p w14:paraId="5E70DBB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0B1A6DB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EB6F0A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13D3AD3">
            <w:pPr>
              <w:widowControl/>
              <w:spacing w:line="240" w:lineRule="exact"/>
              <w:jc w:val="center"/>
              <w:rPr>
                <w:bCs/>
                <w:color w:val="000000" w:themeColor="text1"/>
                <w:kern w:val="0"/>
                <w:sz w:val="18"/>
                <w:szCs w:val="18"/>
                <w:highlight w:val="none"/>
              </w:rPr>
            </w:pPr>
          </w:p>
        </w:tc>
      </w:tr>
      <w:tr w14:paraId="7A01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D5D55C5">
            <w:pPr>
              <w:widowControl/>
              <w:spacing w:line="240" w:lineRule="exact"/>
              <w:jc w:val="center"/>
              <w:rPr>
                <w:bCs/>
                <w:color w:val="000000" w:themeColor="text1"/>
                <w:kern w:val="0"/>
                <w:sz w:val="18"/>
                <w:szCs w:val="18"/>
                <w:highlight w:val="none"/>
              </w:rPr>
            </w:pPr>
          </w:p>
        </w:tc>
        <w:tc>
          <w:tcPr>
            <w:tcW w:w="1044" w:type="dxa"/>
            <w:vMerge w:val="continue"/>
            <w:vAlign w:val="center"/>
          </w:tcPr>
          <w:p w14:paraId="7AE272A6">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901DC6E">
            <w:pPr>
              <w:spacing w:line="240" w:lineRule="exact"/>
              <w:rPr>
                <w:color w:val="000000" w:themeColor="text1"/>
                <w:sz w:val="18"/>
                <w:szCs w:val="18"/>
                <w:highlight w:val="none"/>
              </w:rPr>
            </w:pPr>
            <w:r>
              <w:rPr>
                <w:rFonts w:eastAsiaTheme="minorEastAsia"/>
                <w:color w:val="000000" w:themeColor="text1"/>
                <w:sz w:val="18"/>
                <w:szCs w:val="18"/>
                <w:highlight w:val="none"/>
              </w:rPr>
              <w:t>软件工程</w:t>
            </w:r>
          </w:p>
        </w:tc>
        <w:tc>
          <w:tcPr>
            <w:tcW w:w="931" w:type="dxa"/>
            <w:tcMar>
              <w:left w:w="57" w:type="dxa"/>
              <w:right w:w="57" w:type="dxa"/>
            </w:tcMar>
            <w:vAlign w:val="center"/>
          </w:tcPr>
          <w:p w14:paraId="77DF4993">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745D120D">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0C6B19F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2A72CE7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36</w:t>
            </w:r>
          </w:p>
        </w:tc>
        <w:tc>
          <w:tcPr>
            <w:tcW w:w="932" w:type="dxa"/>
            <w:tcMar>
              <w:left w:w="57" w:type="dxa"/>
              <w:right w:w="57" w:type="dxa"/>
            </w:tcMar>
            <w:vAlign w:val="center"/>
          </w:tcPr>
          <w:p w14:paraId="2853273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8D6CA3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12</w:t>
            </w:r>
          </w:p>
        </w:tc>
        <w:tc>
          <w:tcPr>
            <w:tcW w:w="932" w:type="dxa"/>
            <w:vAlign w:val="center"/>
          </w:tcPr>
          <w:p w14:paraId="6224BC2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C24C655">
            <w:pPr>
              <w:widowControl/>
              <w:spacing w:line="240" w:lineRule="exact"/>
              <w:jc w:val="center"/>
              <w:rPr>
                <w:bCs/>
                <w:color w:val="000000" w:themeColor="text1"/>
                <w:kern w:val="0"/>
                <w:sz w:val="18"/>
                <w:szCs w:val="18"/>
                <w:highlight w:val="none"/>
              </w:rPr>
            </w:pPr>
          </w:p>
        </w:tc>
      </w:tr>
      <w:tr w14:paraId="4FD1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A6BC80F">
            <w:pPr>
              <w:widowControl/>
              <w:spacing w:line="240" w:lineRule="exact"/>
              <w:jc w:val="center"/>
              <w:rPr>
                <w:bCs/>
                <w:color w:val="000000" w:themeColor="text1"/>
                <w:kern w:val="0"/>
                <w:sz w:val="18"/>
                <w:szCs w:val="18"/>
                <w:highlight w:val="none"/>
              </w:rPr>
            </w:pPr>
          </w:p>
        </w:tc>
        <w:tc>
          <w:tcPr>
            <w:tcW w:w="1044" w:type="dxa"/>
            <w:vAlign w:val="center"/>
          </w:tcPr>
          <w:p w14:paraId="7B94EE6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37803F6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07D3A4B7">
            <w:pPr>
              <w:spacing w:line="240" w:lineRule="exact"/>
              <w:rPr>
                <w:color w:val="000000" w:themeColor="text1"/>
                <w:sz w:val="18"/>
                <w:szCs w:val="18"/>
                <w:highlight w:val="none"/>
              </w:rPr>
            </w:pPr>
            <w:r>
              <w:rPr>
                <w:rFonts w:hint="eastAsia"/>
                <w:color w:val="000000" w:themeColor="text1"/>
                <w:sz w:val="18"/>
                <w:szCs w:val="18"/>
                <w:highlight w:val="none"/>
              </w:rPr>
              <w:t>创新实践高级实训</w:t>
            </w:r>
          </w:p>
        </w:tc>
        <w:tc>
          <w:tcPr>
            <w:tcW w:w="931" w:type="dxa"/>
            <w:tcMar>
              <w:left w:w="57" w:type="dxa"/>
              <w:right w:w="57" w:type="dxa"/>
            </w:tcMar>
            <w:vAlign w:val="center"/>
          </w:tcPr>
          <w:p w14:paraId="0487FC0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925EB90">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1</w:t>
            </w:r>
          </w:p>
        </w:tc>
        <w:tc>
          <w:tcPr>
            <w:tcW w:w="932" w:type="dxa"/>
            <w:tcMar>
              <w:left w:w="57" w:type="dxa"/>
              <w:right w:w="57" w:type="dxa"/>
            </w:tcMar>
            <w:vAlign w:val="center"/>
          </w:tcPr>
          <w:p w14:paraId="3E20B25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931" w:type="dxa"/>
            <w:tcMar>
              <w:left w:w="57" w:type="dxa"/>
              <w:right w:w="57" w:type="dxa"/>
            </w:tcMar>
            <w:vAlign w:val="center"/>
          </w:tcPr>
          <w:p w14:paraId="2114A4D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3328C74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D6ECBC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CAEEAF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1025" w:type="dxa"/>
            <w:tcMar>
              <w:left w:w="0" w:type="dxa"/>
              <w:right w:w="0" w:type="dxa"/>
            </w:tcMar>
            <w:vAlign w:val="center"/>
          </w:tcPr>
          <w:p w14:paraId="774E4737">
            <w:pPr>
              <w:widowControl/>
              <w:spacing w:line="240" w:lineRule="exact"/>
              <w:jc w:val="center"/>
              <w:rPr>
                <w:bCs/>
                <w:color w:val="000000" w:themeColor="text1"/>
                <w:kern w:val="0"/>
                <w:sz w:val="18"/>
                <w:szCs w:val="18"/>
                <w:highlight w:val="none"/>
              </w:rPr>
            </w:pPr>
          </w:p>
        </w:tc>
      </w:tr>
      <w:tr w14:paraId="16A32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50F1275">
            <w:pPr>
              <w:widowControl/>
              <w:spacing w:line="240" w:lineRule="exact"/>
              <w:jc w:val="center"/>
              <w:rPr>
                <w:bCs/>
                <w:color w:val="000000" w:themeColor="text1"/>
                <w:kern w:val="0"/>
                <w:sz w:val="18"/>
                <w:szCs w:val="18"/>
                <w:highlight w:val="none"/>
              </w:rPr>
            </w:pPr>
          </w:p>
        </w:tc>
        <w:tc>
          <w:tcPr>
            <w:tcW w:w="1044" w:type="dxa"/>
            <w:vAlign w:val="center"/>
          </w:tcPr>
          <w:p w14:paraId="047BC5B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516307A9">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lang w:val="en-US" w:eastAsia="zh-CN"/>
              </w:rPr>
              <w:t>0-2</w:t>
            </w:r>
            <w:r>
              <w:rPr>
                <w:bCs/>
                <w:color w:val="000000" w:themeColor="text1"/>
                <w:kern w:val="0"/>
                <w:sz w:val="18"/>
                <w:szCs w:val="18"/>
                <w:highlight w:val="none"/>
              </w:rPr>
              <w:t>学分</w:t>
            </w:r>
          </w:p>
        </w:tc>
        <w:tc>
          <w:tcPr>
            <w:tcW w:w="3782" w:type="dxa"/>
            <w:shd w:val="clear" w:color="auto" w:fill="auto"/>
            <w:tcMar>
              <w:left w:w="57" w:type="dxa"/>
              <w:right w:w="57" w:type="dxa"/>
            </w:tcMar>
            <w:vAlign w:val="center"/>
          </w:tcPr>
          <w:p w14:paraId="4A25E3DD">
            <w:pPr>
              <w:spacing w:line="240" w:lineRule="exact"/>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医学图像智能处理</w:t>
            </w:r>
          </w:p>
        </w:tc>
        <w:tc>
          <w:tcPr>
            <w:tcW w:w="931" w:type="dxa"/>
            <w:shd w:val="clear" w:color="auto" w:fill="auto"/>
            <w:tcMar>
              <w:left w:w="57" w:type="dxa"/>
              <w:right w:w="57" w:type="dxa"/>
            </w:tcMar>
            <w:vAlign w:val="center"/>
          </w:tcPr>
          <w:p w14:paraId="3DE2633C">
            <w:pPr>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选</w:t>
            </w:r>
          </w:p>
        </w:tc>
        <w:tc>
          <w:tcPr>
            <w:tcW w:w="931" w:type="dxa"/>
            <w:shd w:val="clear" w:color="auto" w:fill="auto"/>
            <w:tcMar>
              <w:left w:w="57" w:type="dxa"/>
              <w:right w:w="57" w:type="dxa"/>
            </w:tcMar>
            <w:vAlign w:val="center"/>
          </w:tcPr>
          <w:p w14:paraId="4D7D15F5">
            <w:pPr>
              <w:widowControl/>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2</w:t>
            </w:r>
          </w:p>
        </w:tc>
        <w:tc>
          <w:tcPr>
            <w:tcW w:w="932" w:type="dxa"/>
            <w:shd w:val="clear" w:color="auto" w:fill="auto"/>
            <w:tcMar>
              <w:left w:w="57" w:type="dxa"/>
              <w:right w:w="57" w:type="dxa"/>
            </w:tcMar>
            <w:vAlign w:val="center"/>
          </w:tcPr>
          <w:p w14:paraId="6153C016">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1" w:type="dxa"/>
            <w:shd w:val="clear" w:color="auto" w:fill="auto"/>
            <w:tcMar>
              <w:left w:w="57" w:type="dxa"/>
              <w:right w:w="57" w:type="dxa"/>
            </w:tcMar>
            <w:vAlign w:val="center"/>
          </w:tcPr>
          <w:p w14:paraId="143F64BC">
            <w:pPr>
              <w:widowControl/>
              <w:spacing w:line="240" w:lineRule="exact"/>
              <w:jc w:val="center"/>
              <w:rPr>
                <w:rFonts w:hint="default"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2" w:type="dxa"/>
            <w:shd w:val="clear" w:color="auto" w:fill="auto"/>
            <w:tcMar>
              <w:left w:w="57" w:type="dxa"/>
              <w:right w:w="57" w:type="dxa"/>
            </w:tcMar>
            <w:vAlign w:val="center"/>
          </w:tcPr>
          <w:p w14:paraId="4D854E16">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1" w:type="dxa"/>
            <w:shd w:val="clear" w:color="auto" w:fill="auto"/>
            <w:tcMar>
              <w:left w:w="57" w:type="dxa"/>
              <w:right w:w="57" w:type="dxa"/>
            </w:tcMar>
            <w:vAlign w:val="center"/>
          </w:tcPr>
          <w:p w14:paraId="40A46687">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2" w:type="dxa"/>
            <w:shd w:val="clear" w:color="auto" w:fill="auto"/>
            <w:vAlign w:val="center"/>
          </w:tcPr>
          <w:p w14:paraId="253D3043">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1025" w:type="dxa"/>
            <w:tcMar>
              <w:left w:w="0" w:type="dxa"/>
              <w:right w:w="0" w:type="dxa"/>
            </w:tcMar>
            <w:vAlign w:val="center"/>
          </w:tcPr>
          <w:p w14:paraId="6EED9574">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66A5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A553B3E">
            <w:pPr>
              <w:widowControl/>
              <w:spacing w:line="240" w:lineRule="exact"/>
              <w:jc w:val="center"/>
              <w:rPr>
                <w:bCs/>
                <w:color w:val="000000" w:themeColor="text1"/>
                <w:kern w:val="0"/>
                <w:sz w:val="18"/>
                <w:szCs w:val="18"/>
                <w:highlight w:val="none"/>
              </w:rPr>
            </w:pPr>
          </w:p>
        </w:tc>
        <w:tc>
          <w:tcPr>
            <w:tcW w:w="1044" w:type="dxa"/>
            <w:vMerge w:val="restart"/>
            <w:vAlign w:val="center"/>
          </w:tcPr>
          <w:p w14:paraId="2B80143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1FA35A17">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308A7564">
            <w:pPr>
              <w:spacing w:line="240" w:lineRule="exact"/>
              <w:rPr>
                <w:color w:val="000000" w:themeColor="text1"/>
                <w:sz w:val="18"/>
                <w:szCs w:val="18"/>
                <w:highlight w:val="none"/>
              </w:rPr>
            </w:pPr>
            <w:r>
              <w:rPr>
                <w:rFonts w:eastAsiaTheme="minorEastAsia"/>
                <w:color w:val="000000" w:themeColor="text1"/>
                <w:sz w:val="18"/>
                <w:szCs w:val="18"/>
                <w:highlight w:val="none"/>
              </w:rPr>
              <w:t>人机交互技术</w:t>
            </w:r>
          </w:p>
        </w:tc>
        <w:tc>
          <w:tcPr>
            <w:tcW w:w="931" w:type="dxa"/>
            <w:tcMar>
              <w:left w:w="57" w:type="dxa"/>
              <w:right w:w="57" w:type="dxa"/>
            </w:tcMar>
            <w:vAlign w:val="center"/>
          </w:tcPr>
          <w:p w14:paraId="42037424">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1BD457D2">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0CA4479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964311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36</w:t>
            </w:r>
          </w:p>
        </w:tc>
        <w:tc>
          <w:tcPr>
            <w:tcW w:w="932" w:type="dxa"/>
            <w:tcMar>
              <w:left w:w="57" w:type="dxa"/>
              <w:right w:w="57" w:type="dxa"/>
            </w:tcMar>
            <w:vAlign w:val="center"/>
          </w:tcPr>
          <w:p w14:paraId="2939DF4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505152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12</w:t>
            </w:r>
          </w:p>
        </w:tc>
        <w:tc>
          <w:tcPr>
            <w:tcW w:w="932" w:type="dxa"/>
            <w:vAlign w:val="center"/>
          </w:tcPr>
          <w:p w14:paraId="774F678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E8EAEB0">
            <w:pPr>
              <w:widowControl/>
              <w:spacing w:line="240" w:lineRule="exact"/>
              <w:jc w:val="center"/>
              <w:rPr>
                <w:bCs/>
                <w:color w:val="000000" w:themeColor="text1"/>
                <w:kern w:val="0"/>
                <w:sz w:val="18"/>
                <w:szCs w:val="18"/>
                <w:highlight w:val="none"/>
              </w:rPr>
            </w:pPr>
          </w:p>
        </w:tc>
      </w:tr>
      <w:tr w14:paraId="665E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D5ED7E0">
            <w:pPr>
              <w:widowControl/>
              <w:spacing w:line="240" w:lineRule="exact"/>
              <w:jc w:val="center"/>
              <w:rPr>
                <w:bCs/>
                <w:color w:val="000000" w:themeColor="text1"/>
                <w:kern w:val="0"/>
                <w:sz w:val="18"/>
                <w:szCs w:val="18"/>
                <w:highlight w:val="none"/>
              </w:rPr>
            </w:pPr>
          </w:p>
        </w:tc>
        <w:tc>
          <w:tcPr>
            <w:tcW w:w="1044" w:type="dxa"/>
            <w:vMerge w:val="continue"/>
            <w:vAlign w:val="center"/>
          </w:tcPr>
          <w:p w14:paraId="11A4C298">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DF5BDDC">
            <w:pPr>
              <w:spacing w:line="240" w:lineRule="exact"/>
              <w:rPr>
                <w:color w:val="000000" w:themeColor="text1"/>
                <w:sz w:val="18"/>
                <w:szCs w:val="18"/>
                <w:highlight w:val="none"/>
              </w:rPr>
            </w:pPr>
            <w:r>
              <w:rPr>
                <w:rFonts w:eastAsiaTheme="minorEastAsia"/>
                <w:sz w:val="18"/>
                <w:szCs w:val="18"/>
                <w:highlight w:val="none"/>
              </w:rPr>
              <w:t>人工神经网络与机器学习</w:t>
            </w:r>
          </w:p>
        </w:tc>
        <w:tc>
          <w:tcPr>
            <w:tcW w:w="931" w:type="dxa"/>
            <w:tcMar>
              <w:left w:w="57" w:type="dxa"/>
              <w:right w:w="57" w:type="dxa"/>
            </w:tcMar>
            <w:vAlign w:val="center"/>
          </w:tcPr>
          <w:p w14:paraId="7046BE07">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7BC0D489">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2C62C51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8FD121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742574C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0EC8456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F07582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47D0408">
            <w:pPr>
              <w:widowControl/>
              <w:spacing w:line="240" w:lineRule="exact"/>
              <w:jc w:val="center"/>
              <w:rPr>
                <w:bCs/>
                <w:color w:val="000000" w:themeColor="text1"/>
                <w:kern w:val="0"/>
                <w:sz w:val="18"/>
                <w:szCs w:val="18"/>
                <w:highlight w:val="none"/>
              </w:rPr>
            </w:pPr>
          </w:p>
        </w:tc>
      </w:tr>
      <w:tr w14:paraId="7151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BBFB638">
            <w:pPr>
              <w:widowControl/>
              <w:spacing w:line="240" w:lineRule="exact"/>
              <w:jc w:val="center"/>
              <w:rPr>
                <w:bCs/>
                <w:color w:val="000000" w:themeColor="text1"/>
                <w:kern w:val="0"/>
                <w:sz w:val="18"/>
                <w:szCs w:val="18"/>
                <w:highlight w:val="none"/>
              </w:rPr>
            </w:pPr>
          </w:p>
        </w:tc>
        <w:tc>
          <w:tcPr>
            <w:tcW w:w="1044" w:type="dxa"/>
            <w:vMerge w:val="continue"/>
            <w:vAlign w:val="center"/>
          </w:tcPr>
          <w:p w14:paraId="4873925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5632323">
            <w:pPr>
              <w:spacing w:line="240" w:lineRule="exact"/>
              <w:rPr>
                <w:color w:val="000000" w:themeColor="text1"/>
                <w:sz w:val="18"/>
                <w:szCs w:val="18"/>
                <w:highlight w:val="none"/>
              </w:rPr>
            </w:pPr>
            <w:r>
              <w:rPr>
                <w:rFonts w:eastAsiaTheme="minorEastAsia"/>
                <w:sz w:val="18"/>
                <w:szCs w:val="18"/>
                <w:highlight w:val="none"/>
              </w:rPr>
              <w:t>计算机网络工程</w:t>
            </w:r>
          </w:p>
        </w:tc>
        <w:tc>
          <w:tcPr>
            <w:tcW w:w="931" w:type="dxa"/>
            <w:tcMar>
              <w:left w:w="57" w:type="dxa"/>
              <w:right w:w="57" w:type="dxa"/>
            </w:tcMar>
            <w:vAlign w:val="center"/>
          </w:tcPr>
          <w:p w14:paraId="49C0D198">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7129A04E">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6EF1D49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0847E3F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7EFFEBF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24F0656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6C447A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D553CDB">
            <w:pPr>
              <w:widowControl/>
              <w:spacing w:line="240" w:lineRule="exact"/>
              <w:jc w:val="center"/>
              <w:rPr>
                <w:bCs/>
                <w:color w:val="000000" w:themeColor="text1"/>
                <w:kern w:val="0"/>
                <w:sz w:val="18"/>
                <w:szCs w:val="18"/>
                <w:highlight w:val="none"/>
              </w:rPr>
            </w:pPr>
          </w:p>
        </w:tc>
      </w:tr>
      <w:tr w14:paraId="2BB5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310F7819">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七</w:t>
            </w:r>
            <w:r>
              <w:rPr>
                <w:bCs/>
                <w:color w:val="000000" w:themeColor="text1"/>
                <w:kern w:val="0"/>
                <w:sz w:val="18"/>
                <w:szCs w:val="18"/>
                <w:highlight w:val="none"/>
              </w:rPr>
              <w:t>学期</w:t>
            </w:r>
          </w:p>
          <w:p w14:paraId="102C1A6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11</w:t>
            </w:r>
            <w:r>
              <w:rPr>
                <w:bCs/>
                <w:color w:val="000000" w:themeColor="text1"/>
                <w:kern w:val="0"/>
                <w:sz w:val="18"/>
                <w:szCs w:val="18"/>
                <w:highlight w:val="none"/>
              </w:rPr>
              <w:t>学分</w:t>
            </w:r>
          </w:p>
          <w:p w14:paraId="107FA21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5</w:t>
            </w:r>
            <w:r>
              <w:rPr>
                <w:bCs/>
                <w:color w:val="000000" w:themeColor="text1"/>
                <w:kern w:val="0"/>
                <w:sz w:val="18"/>
                <w:szCs w:val="18"/>
                <w:highlight w:val="none"/>
              </w:rPr>
              <w:t>学分</w:t>
            </w:r>
          </w:p>
          <w:p w14:paraId="08744643">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6</w:t>
            </w:r>
            <w:r>
              <w:rPr>
                <w:bCs/>
                <w:color w:val="000000" w:themeColor="text1"/>
                <w:kern w:val="0"/>
                <w:sz w:val="18"/>
                <w:szCs w:val="18"/>
                <w:highlight w:val="none"/>
              </w:rPr>
              <w:t>学分</w:t>
            </w:r>
          </w:p>
        </w:tc>
        <w:tc>
          <w:tcPr>
            <w:tcW w:w="1044" w:type="dxa"/>
            <w:vMerge w:val="restart"/>
            <w:vAlign w:val="center"/>
          </w:tcPr>
          <w:p w14:paraId="70BF001D">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284408EE">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w:t>
            </w:r>
            <w:r>
              <w:rPr>
                <w:bCs/>
                <w:color w:val="000000" w:themeColor="text1"/>
                <w:kern w:val="0"/>
                <w:sz w:val="18"/>
                <w:szCs w:val="18"/>
                <w:highlight w:val="none"/>
              </w:rPr>
              <w:t>学分</w:t>
            </w:r>
          </w:p>
        </w:tc>
        <w:tc>
          <w:tcPr>
            <w:tcW w:w="3782" w:type="dxa"/>
            <w:tcMar>
              <w:left w:w="57" w:type="dxa"/>
              <w:right w:w="57" w:type="dxa"/>
            </w:tcMar>
            <w:vAlign w:val="center"/>
          </w:tcPr>
          <w:p w14:paraId="752DA048">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51A23A4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546F38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2AC712B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76EA135C">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2F90F1C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229F5E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F6B185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1CD9B07">
            <w:pPr>
              <w:widowControl/>
              <w:spacing w:line="240" w:lineRule="exact"/>
              <w:jc w:val="center"/>
              <w:rPr>
                <w:bCs/>
                <w:color w:val="000000" w:themeColor="text1"/>
                <w:kern w:val="0"/>
                <w:sz w:val="18"/>
                <w:szCs w:val="18"/>
                <w:highlight w:val="none"/>
              </w:rPr>
            </w:pPr>
          </w:p>
        </w:tc>
      </w:tr>
      <w:tr w14:paraId="5E6C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7613B84">
            <w:pPr>
              <w:spacing w:line="240" w:lineRule="exact"/>
              <w:jc w:val="center"/>
              <w:rPr>
                <w:bCs/>
                <w:color w:val="000000" w:themeColor="text1"/>
                <w:kern w:val="0"/>
                <w:sz w:val="18"/>
                <w:szCs w:val="18"/>
                <w:highlight w:val="none"/>
              </w:rPr>
            </w:pPr>
          </w:p>
        </w:tc>
        <w:tc>
          <w:tcPr>
            <w:tcW w:w="1044" w:type="dxa"/>
            <w:vMerge w:val="continue"/>
            <w:vAlign w:val="center"/>
          </w:tcPr>
          <w:p w14:paraId="0E21CDE3">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E3EB088">
            <w:pPr>
              <w:spacing w:line="240" w:lineRule="exact"/>
              <w:rPr>
                <w:color w:val="000000" w:themeColor="text1"/>
                <w:sz w:val="18"/>
                <w:szCs w:val="18"/>
                <w:highlight w:val="none"/>
              </w:rPr>
            </w:pPr>
            <w:r>
              <w:rPr>
                <w:color w:val="000000" w:themeColor="text1"/>
                <w:sz w:val="18"/>
                <w:szCs w:val="18"/>
                <w:highlight w:val="none"/>
              </w:rPr>
              <w:t>大学体育-6</w:t>
            </w:r>
          </w:p>
        </w:tc>
        <w:tc>
          <w:tcPr>
            <w:tcW w:w="931" w:type="dxa"/>
            <w:tcMar>
              <w:left w:w="57" w:type="dxa"/>
              <w:right w:w="57" w:type="dxa"/>
            </w:tcMar>
            <w:vAlign w:val="center"/>
          </w:tcPr>
          <w:p w14:paraId="1C4AF4EE">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E71DE14">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1CC51473">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61C91EC6">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0C529B1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E764D9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3F40EF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8F3EE39">
            <w:pPr>
              <w:widowControl/>
              <w:spacing w:line="240" w:lineRule="exact"/>
              <w:jc w:val="center"/>
              <w:rPr>
                <w:bCs/>
                <w:color w:val="000000" w:themeColor="text1"/>
                <w:kern w:val="0"/>
                <w:sz w:val="18"/>
                <w:szCs w:val="18"/>
                <w:highlight w:val="none"/>
              </w:rPr>
            </w:pPr>
          </w:p>
        </w:tc>
      </w:tr>
      <w:tr w14:paraId="39C7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B4D30EF">
            <w:pPr>
              <w:widowControl/>
              <w:spacing w:line="240" w:lineRule="exact"/>
              <w:jc w:val="center"/>
              <w:rPr>
                <w:bCs/>
                <w:color w:val="000000" w:themeColor="text1"/>
                <w:kern w:val="0"/>
                <w:sz w:val="18"/>
                <w:szCs w:val="18"/>
                <w:highlight w:val="none"/>
              </w:rPr>
            </w:pPr>
          </w:p>
        </w:tc>
        <w:tc>
          <w:tcPr>
            <w:tcW w:w="1044" w:type="dxa"/>
            <w:vAlign w:val="center"/>
          </w:tcPr>
          <w:p w14:paraId="5F0F599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6048B7A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1CF76414">
            <w:pPr>
              <w:spacing w:line="240" w:lineRule="exact"/>
              <w:rPr>
                <w:rFonts w:eastAsiaTheme="minorEastAsia"/>
                <w:color w:val="000000" w:themeColor="text1"/>
                <w:kern w:val="0"/>
                <w:sz w:val="18"/>
                <w:szCs w:val="18"/>
                <w:highlight w:val="none"/>
              </w:rPr>
            </w:pPr>
            <w:r>
              <w:rPr>
                <w:kern w:val="0"/>
                <w:sz w:val="18"/>
                <w:szCs w:val="18"/>
                <w:highlight w:val="none"/>
              </w:rPr>
              <w:t>工程项目管理</w:t>
            </w:r>
          </w:p>
        </w:tc>
        <w:tc>
          <w:tcPr>
            <w:tcW w:w="931" w:type="dxa"/>
            <w:tcMar>
              <w:left w:w="57" w:type="dxa"/>
              <w:right w:w="57" w:type="dxa"/>
            </w:tcMar>
            <w:vAlign w:val="center"/>
          </w:tcPr>
          <w:p w14:paraId="2211FFC9">
            <w:pPr>
              <w:spacing w:line="240" w:lineRule="exact"/>
              <w:jc w:val="center"/>
              <w:rPr>
                <w:rFonts w:eastAsiaTheme="minorEastAsia"/>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1E4DCA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0E05B82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28A7057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6DAB914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256290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886C3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40198BD">
            <w:pPr>
              <w:widowControl/>
              <w:spacing w:line="240" w:lineRule="exact"/>
              <w:jc w:val="center"/>
              <w:rPr>
                <w:bCs/>
                <w:color w:val="000000" w:themeColor="text1"/>
                <w:kern w:val="0"/>
                <w:sz w:val="18"/>
                <w:szCs w:val="18"/>
                <w:highlight w:val="none"/>
              </w:rPr>
            </w:pPr>
          </w:p>
        </w:tc>
      </w:tr>
      <w:tr w14:paraId="6854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F48CD72">
            <w:pPr>
              <w:widowControl/>
              <w:spacing w:line="240" w:lineRule="exact"/>
              <w:jc w:val="center"/>
              <w:rPr>
                <w:bCs/>
                <w:color w:val="000000" w:themeColor="text1"/>
                <w:kern w:val="0"/>
                <w:sz w:val="18"/>
                <w:szCs w:val="18"/>
                <w:highlight w:val="none"/>
              </w:rPr>
            </w:pPr>
          </w:p>
        </w:tc>
        <w:tc>
          <w:tcPr>
            <w:tcW w:w="1044" w:type="dxa"/>
            <w:vAlign w:val="center"/>
          </w:tcPr>
          <w:p w14:paraId="4A6F4AC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686ECB6">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7732E981">
            <w:pPr>
              <w:spacing w:line="240" w:lineRule="exact"/>
              <w:rPr>
                <w:color w:val="000000" w:themeColor="text1"/>
                <w:sz w:val="18"/>
                <w:szCs w:val="18"/>
                <w:highlight w:val="none"/>
              </w:rPr>
            </w:pPr>
            <w:r>
              <w:rPr>
                <w:rFonts w:eastAsiaTheme="minorEastAsia"/>
                <w:color w:val="000000" w:themeColor="text1"/>
                <w:kern w:val="0"/>
                <w:sz w:val="18"/>
                <w:szCs w:val="18"/>
                <w:highlight w:val="none"/>
              </w:rPr>
              <w:t>专业写作</w:t>
            </w:r>
          </w:p>
        </w:tc>
        <w:tc>
          <w:tcPr>
            <w:tcW w:w="931" w:type="dxa"/>
            <w:tcMar>
              <w:left w:w="57" w:type="dxa"/>
              <w:right w:w="57" w:type="dxa"/>
            </w:tcMar>
            <w:vAlign w:val="center"/>
          </w:tcPr>
          <w:p w14:paraId="3AF7E9D0">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6CE56848">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1</w:t>
            </w:r>
          </w:p>
        </w:tc>
        <w:tc>
          <w:tcPr>
            <w:tcW w:w="932" w:type="dxa"/>
            <w:tcMar>
              <w:left w:w="57" w:type="dxa"/>
              <w:right w:w="57" w:type="dxa"/>
            </w:tcMar>
            <w:vAlign w:val="center"/>
          </w:tcPr>
          <w:p w14:paraId="332FF74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29027C1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tcMar>
              <w:left w:w="57" w:type="dxa"/>
              <w:right w:w="57" w:type="dxa"/>
            </w:tcMar>
            <w:vAlign w:val="center"/>
          </w:tcPr>
          <w:p w14:paraId="5608350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2D0B9A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51F08B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8CCD7E6">
            <w:pPr>
              <w:widowControl/>
              <w:spacing w:line="240" w:lineRule="exact"/>
              <w:jc w:val="center"/>
              <w:rPr>
                <w:bCs/>
                <w:color w:val="000000" w:themeColor="text1"/>
                <w:kern w:val="0"/>
                <w:sz w:val="18"/>
                <w:szCs w:val="18"/>
                <w:highlight w:val="none"/>
              </w:rPr>
            </w:pPr>
          </w:p>
        </w:tc>
      </w:tr>
      <w:tr w14:paraId="732E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31C28E0">
            <w:pPr>
              <w:widowControl/>
              <w:spacing w:line="240" w:lineRule="exact"/>
              <w:jc w:val="center"/>
              <w:rPr>
                <w:bCs/>
                <w:color w:val="000000" w:themeColor="text1"/>
                <w:kern w:val="0"/>
                <w:sz w:val="18"/>
                <w:szCs w:val="18"/>
                <w:highlight w:val="none"/>
              </w:rPr>
            </w:pPr>
          </w:p>
        </w:tc>
        <w:tc>
          <w:tcPr>
            <w:tcW w:w="1044" w:type="dxa"/>
            <w:vAlign w:val="center"/>
          </w:tcPr>
          <w:p w14:paraId="09AE82C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51939E5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68182923">
            <w:pPr>
              <w:spacing w:line="240" w:lineRule="exact"/>
              <w:rPr>
                <w:color w:val="000000" w:themeColor="text1"/>
                <w:sz w:val="18"/>
                <w:szCs w:val="18"/>
                <w:highlight w:val="none"/>
              </w:rPr>
            </w:pPr>
            <w:r>
              <w:rPr>
                <w:rFonts w:hint="eastAsia"/>
                <w:color w:val="000000" w:themeColor="text1"/>
                <w:sz w:val="18"/>
                <w:szCs w:val="18"/>
                <w:highlight w:val="none"/>
              </w:rPr>
              <w:t>综合创新实践（毕业实习）</w:t>
            </w:r>
          </w:p>
        </w:tc>
        <w:tc>
          <w:tcPr>
            <w:tcW w:w="931" w:type="dxa"/>
            <w:tcMar>
              <w:left w:w="57" w:type="dxa"/>
              <w:right w:w="57" w:type="dxa"/>
            </w:tcMar>
            <w:vAlign w:val="center"/>
          </w:tcPr>
          <w:p w14:paraId="29EB9083">
            <w:pPr>
              <w:spacing w:line="240" w:lineRule="exact"/>
              <w:jc w:val="center"/>
              <w:rPr>
                <w:color w:val="000000" w:themeColor="text1"/>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4D9EA837">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67B998C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2周</w:t>
            </w:r>
          </w:p>
        </w:tc>
        <w:tc>
          <w:tcPr>
            <w:tcW w:w="931" w:type="dxa"/>
            <w:tcMar>
              <w:left w:w="57" w:type="dxa"/>
              <w:right w:w="57" w:type="dxa"/>
            </w:tcMar>
            <w:vAlign w:val="center"/>
          </w:tcPr>
          <w:p w14:paraId="4828F73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4FC333D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15BDFB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D539C9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2周</w:t>
            </w:r>
          </w:p>
        </w:tc>
        <w:tc>
          <w:tcPr>
            <w:tcW w:w="1025" w:type="dxa"/>
            <w:tcMar>
              <w:left w:w="0" w:type="dxa"/>
              <w:right w:w="0" w:type="dxa"/>
            </w:tcMar>
            <w:vAlign w:val="center"/>
          </w:tcPr>
          <w:p w14:paraId="4C59BDBE">
            <w:pPr>
              <w:widowControl/>
              <w:spacing w:line="240" w:lineRule="exact"/>
              <w:jc w:val="center"/>
              <w:rPr>
                <w:bCs/>
                <w:color w:val="000000" w:themeColor="text1"/>
                <w:kern w:val="0"/>
                <w:sz w:val="18"/>
                <w:szCs w:val="18"/>
                <w:highlight w:val="none"/>
              </w:rPr>
            </w:pPr>
          </w:p>
        </w:tc>
      </w:tr>
      <w:tr w14:paraId="6C2C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7B31690">
            <w:pPr>
              <w:widowControl/>
              <w:spacing w:line="240" w:lineRule="exact"/>
              <w:jc w:val="center"/>
              <w:rPr>
                <w:bCs/>
                <w:color w:val="000000" w:themeColor="text1"/>
                <w:kern w:val="0"/>
                <w:sz w:val="18"/>
                <w:szCs w:val="18"/>
                <w:highlight w:val="none"/>
              </w:rPr>
            </w:pPr>
          </w:p>
        </w:tc>
        <w:tc>
          <w:tcPr>
            <w:tcW w:w="1044" w:type="dxa"/>
            <w:vMerge w:val="restart"/>
            <w:vAlign w:val="center"/>
          </w:tcPr>
          <w:p w14:paraId="003F24A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2CC9A0B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6学分</w:t>
            </w:r>
          </w:p>
        </w:tc>
        <w:tc>
          <w:tcPr>
            <w:tcW w:w="3782" w:type="dxa"/>
            <w:tcMar>
              <w:left w:w="57" w:type="dxa"/>
              <w:right w:w="57" w:type="dxa"/>
            </w:tcMar>
            <w:vAlign w:val="center"/>
          </w:tcPr>
          <w:p w14:paraId="50DC7537">
            <w:pPr>
              <w:spacing w:line="240" w:lineRule="exact"/>
              <w:rPr>
                <w:color w:val="000000" w:themeColor="text1"/>
                <w:sz w:val="18"/>
                <w:szCs w:val="18"/>
                <w:highlight w:val="none"/>
              </w:rPr>
            </w:pPr>
            <w:r>
              <w:rPr>
                <w:rFonts w:eastAsiaTheme="minorEastAsia"/>
                <w:sz w:val="18"/>
                <w:szCs w:val="18"/>
                <w:highlight w:val="none"/>
              </w:rPr>
              <w:t>深度学习应用技术</w:t>
            </w:r>
          </w:p>
        </w:tc>
        <w:tc>
          <w:tcPr>
            <w:tcW w:w="931" w:type="dxa"/>
            <w:tcMar>
              <w:left w:w="57" w:type="dxa"/>
              <w:right w:w="57" w:type="dxa"/>
            </w:tcMar>
            <w:vAlign w:val="center"/>
          </w:tcPr>
          <w:p w14:paraId="26DFEB7E">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05E6FCC7">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140E50F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275CC6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507662C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1745E3A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5A72D7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782E266">
            <w:pPr>
              <w:widowControl/>
              <w:spacing w:line="240" w:lineRule="exact"/>
              <w:jc w:val="center"/>
              <w:rPr>
                <w:bCs/>
                <w:color w:val="000000" w:themeColor="text1"/>
                <w:kern w:val="0"/>
                <w:sz w:val="18"/>
                <w:szCs w:val="18"/>
                <w:highlight w:val="none"/>
              </w:rPr>
            </w:pPr>
          </w:p>
        </w:tc>
      </w:tr>
      <w:tr w14:paraId="2566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E1B98C6">
            <w:pPr>
              <w:widowControl/>
              <w:spacing w:line="240" w:lineRule="exact"/>
              <w:jc w:val="center"/>
              <w:rPr>
                <w:bCs/>
                <w:color w:val="000000" w:themeColor="text1"/>
                <w:kern w:val="0"/>
                <w:sz w:val="18"/>
                <w:szCs w:val="18"/>
                <w:highlight w:val="none"/>
              </w:rPr>
            </w:pPr>
          </w:p>
        </w:tc>
        <w:tc>
          <w:tcPr>
            <w:tcW w:w="1044" w:type="dxa"/>
            <w:vMerge w:val="continue"/>
            <w:vAlign w:val="center"/>
          </w:tcPr>
          <w:p w14:paraId="6E5D659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692CC43">
            <w:pPr>
              <w:spacing w:line="240" w:lineRule="exact"/>
              <w:rPr>
                <w:color w:val="000000" w:themeColor="text1"/>
                <w:sz w:val="18"/>
                <w:szCs w:val="18"/>
                <w:highlight w:val="none"/>
              </w:rPr>
            </w:pPr>
            <w:r>
              <w:rPr>
                <w:rFonts w:eastAsiaTheme="minorEastAsia"/>
                <w:sz w:val="18"/>
                <w:szCs w:val="18"/>
                <w:highlight w:val="none"/>
              </w:rPr>
              <w:t>物联网概论</w:t>
            </w:r>
          </w:p>
        </w:tc>
        <w:tc>
          <w:tcPr>
            <w:tcW w:w="931" w:type="dxa"/>
            <w:tcMar>
              <w:left w:w="57" w:type="dxa"/>
              <w:right w:w="57" w:type="dxa"/>
            </w:tcMar>
            <w:vAlign w:val="center"/>
          </w:tcPr>
          <w:p w14:paraId="7F30D6A1">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1B18DFB7">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67A4116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6CB3FDA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3DB9D1D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92577D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04DA1C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7D1F5B0">
            <w:pPr>
              <w:widowControl/>
              <w:spacing w:line="240" w:lineRule="exact"/>
              <w:jc w:val="center"/>
              <w:rPr>
                <w:bCs/>
                <w:color w:val="000000" w:themeColor="text1"/>
                <w:kern w:val="0"/>
                <w:sz w:val="18"/>
                <w:szCs w:val="18"/>
                <w:highlight w:val="none"/>
              </w:rPr>
            </w:pPr>
          </w:p>
        </w:tc>
      </w:tr>
      <w:tr w14:paraId="7ACE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3C0E672">
            <w:pPr>
              <w:widowControl/>
              <w:spacing w:line="240" w:lineRule="exact"/>
              <w:jc w:val="center"/>
              <w:rPr>
                <w:bCs/>
                <w:color w:val="000000" w:themeColor="text1"/>
                <w:kern w:val="0"/>
                <w:sz w:val="18"/>
                <w:szCs w:val="18"/>
                <w:highlight w:val="none"/>
              </w:rPr>
            </w:pPr>
          </w:p>
        </w:tc>
        <w:tc>
          <w:tcPr>
            <w:tcW w:w="1044" w:type="dxa"/>
            <w:vMerge w:val="continue"/>
            <w:vAlign w:val="center"/>
          </w:tcPr>
          <w:p w14:paraId="1DC084C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95EEACA">
            <w:pPr>
              <w:spacing w:line="240" w:lineRule="exact"/>
              <w:rPr>
                <w:color w:val="000000" w:themeColor="text1"/>
                <w:sz w:val="18"/>
                <w:szCs w:val="18"/>
                <w:highlight w:val="none"/>
              </w:rPr>
            </w:pPr>
            <w:r>
              <w:rPr>
                <w:rFonts w:eastAsiaTheme="minorEastAsia"/>
                <w:sz w:val="18"/>
                <w:szCs w:val="18"/>
                <w:highlight w:val="none"/>
              </w:rPr>
              <w:t>移动互联网</w:t>
            </w:r>
          </w:p>
        </w:tc>
        <w:tc>
          <w:tcPr>
            <w:tcW w:w="931" w:type="dxa"/>
            <w:tcMar>
              <w:left w:w="57" w:type="dxa"/>
              <w:right w:w="57" w:type="dxa"/>
            </w:tcMar>
            <w:vAlign w:val="center"/>
          </w:tcPr>
          <w:p w14:paraId="06FC8D74">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0765C936">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1EFD73B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2116E54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54D6DA9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376FB6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B8EC75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89A63CD">
            <w:pPr>
              <w:widowControl/>
              <w:spacing w:line="240" w:lineRule="exact"/>
              <w:jc w:val="center"/>
              <w:rPr>
                <w:bCs/>
                <w:color w:val="000000" w:themeColor="text1"/>
                <w:kern w:val="0"/>
                <w:sz w:val="18"/>
                <w:szCs w:val="18"/>
                <w:highlight w:val="none"/>
              </w:rPr>
            </w:pPr>
          </w:p>
        </w:tc>
      </w:tr>
      <w:tr w14:paraId="339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D729568">
            <w:pPr>
              <w:widowControl/>
              <w:spacing w:line="240" w:lineRule="exact"/>
              <w:jc w:val="center"/>
              <w:rPr>
                <w:bCs/>
                <w:color w:val="000000" w:themeColor="text1"/>
                <w:kern w:val="0"/>
                <w:sz w:val="18"/>
                <w:szCs w:val="18"/>
                <w:highlight w:val="none"/>
              </w:rPr>
            </w:pPr>
          </w:p>
        </w:tc>
        <w:tc>
          <w:tcPr>
            <w:tcW w:w="1044" w:type="dxa"/>
            <w:vMerge w:val="continue"/>
            <w:vAlign w:val="center"/>
          </w:tcPr>
          <w:p w14:paraId="2CC40DB0">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925A8C9">
            <w:pPr>
              <w:spacing w:line="240" w:lineRule="exact"/>
              <w:rPr>
                <w:color w:val="000000" w:themeColor="text1"/>
                <w:sz w:val="18"/>
                <w:szCs w:val="18"/>
                <w:highlight w:val="none"/>
              </w:rPr>
            </w:pPr>
            <w:r>
              <w:rPr>
                <w:rFonts w:eastAsiaTheme="minorEastAsia"/>
                <w:sz w:val="18"/>
                <w:szCs w:val="18"/>
                <w:highlight w:val="none"/>
              </w:rPr>
              <w:t>数字孪生技术</w:t>
            </w:r>
          </w:p>
        </w:tc>
        <w:tc>
          <w:tcPr>
            <w:tcW w:w="931" w:type="dxa"/>
            <w:tcMar>
              <w:left w:w="57" w:type="dxa"/>
              <w:right w:w="57" w:type="dxa"/>
            </w:tcMar>
            <w:vAlign w:val="center"/>
          </w:tcPr>
          <w:p w14:paraId="50ECDDDF">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0B6AF1F5">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6E4239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1983C89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23575FD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86000D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vAlign w:val="center"/>
          </w:tcPr>
          <w:p w14:paraId="1349DF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C1BC6A9">
            <w:pPr>
              <w:widowControl/>
              <w:spacing w:line="240" w:lineRule="exact"/>
              <w:jc w:val="center"/>
              <w:rPr>
                <w:bCs/>
                <w:color w:val="000000" w:themeColor="text1"/>
                <w:kern w:val="0"/>
                <w:sz w:val="18"/>
                <w:szCs w:val="18"/>
                <w:highlight w:val="none"/>
              </w:rPr>
            </w:pPr>
          </w:p>
        </w:tc>
      </w:tr>
      <w:tr w14:paraId="087F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C52AE00">
            <w:pPr>
              <w:widowControl/>
              <w:spacing w:line="240" w:lineRule="exact"/>
              <w:jc w:val="center"/>
              <w:rPr>
                <w:bCs/>
                <w:color w:val="000000" w:themeColor="text1"/>
                <w:kern w:val="0"/>
                <w:sz w:val="18"/>
                <w:szCs w:val="18"/>
                <w:highlight w:val="none"/>
              </w:rPr>
            </w:pPr>
          </w:p>
        </w:tc>
        <w:tc>
          <w:tcPr>
            <w:tcW w:w="1044" w:type="dxa"/>
            <w:vMerge w:val="continue"/>
            <w:vAlign w:val="center"/>
          </w:tcPr>
          <w:p w14:paraId="43D02435">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81E4D8A">
            <w:pPr>
              <w:spacing w:line="240" w:lineRule="exact"/>
              <w:rPr>
                <w:color w:val="000000" w:themeColor="text1"/>
                <w:sz w:val="18"/>
                <w:szCs w:val="18"/>
                <w:highlight w:val="none"/>
              </w:rPr>
            </w:pPr>
            <w:r>
              <w:rPr>
                <w:rFonts w:eastAsiaTheme="minorEastAsia"/>
                <w:sz w:val="18"/>
                <w:szCs w:val="18"/>
                <w:highlight w:val="none"/>
              </w:rPr>
              <w:t>网络安全技术</w:t>
            </w:r>
          </w:p>
        </w:tc>
        <w:tc>
          <w:tcPr>
            <w:tcW w:w="931" w:type="dxa"/>
            <w:tcMar>
              <w:left w:w="57" w:type="dxa"/>
              <w:right w:w="57" w:type="dxa"/>
            </w:tcMar>
            <w:vAlign w:val="center"/>
          </w:tcPr>
          <w:p w14:paraId="54CBD143">
            <w:pPr>
              <w:spacing w:line="240" w:lineRule="exact"/>
              <w:jc w:val="center"/>
              <w:rPr>
                <w:color w:val="000000" w:themeColor="text1"/>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3D90CD05">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4C4E5DD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CABB87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36</w:t>
            </w:r>
          </w:p>
        </w:tc>
        <w:tc>
          <w:tcPr>
            <w:tcW w:w="932" w:type="dxa"/>
            <w:tcMar>
              <w:left w:w="57" w:type="dxa"/>
              <w:right w:w="57" w:type="dxa"/>
            </w:tcMar>
            <w:vAlign w:val="center"/>
          </w:tcPr>
          <w:p w14:paraId="443A439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12</w:t>
            </w:r>
          </w:p>
        </w:tc>
        <w:tc>
          <w:tcPr>
            <w:tcW w:w="931" w:type="dxa"/>
            <w:tcMar>
              <w:left w:w="57" w:type="dxa"/>
              <w:right w:w="57" w:type="dxa"/>
            </w:tcMar>
            <w:vAlign w:val="center"/>
          </w:tcPr>
          <w:p w14:paraId="780ADDB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D84102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E875849">
            <w:pPr>
              <w:widowControl/>
              <w:spacing w:line="240" w:lineRule="exact"/>
              <w:jc w:val="center"/>
              <w:rPr>
                <w:bCs/>
                <w:color w:val="000000" w:themeColor="text1"/>
                <w:kern w:val="0"/>
                <w:sz w:val="18"/>
                <w:szCs w:val="18"/>
                <w:highlight w:val="none"/>
              </w:rPr>
            </w:pPr>
          </w:p>
        </w:tc>
      </w:tr>
      <w:tr w14:paraId="75A8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restart"/>
            <w:shd w:val="clear" w:color="auto" w:fill="E7E6E6" w:themeFill="background2"/>
            <w:vAlign w:val="center"/>
          </w:tcPr>
          <w:p w14:paraId="384B65C7">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八</w:t>
            </w:r>
            <w:r>
              <w:rPr>
                <w:bCs/>
                <w:color w:val="000000" w:themeColor="text1"/>
                <w:kern w:val="0"/>
                <w:sz w:val="18"/>
                <w:szCs w:val="18"/>
                <w:highlight w:val="none"/>
              </w:rPr>
              <w:t>学期</w:t>
            </w:r>
          </w:p>
          <w:p w14:paraId="68024B8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11</w:t>
            </w:r>
            <w:r>
              <w:rPr>
                <w:bCs/>
                <w:color w:val="000000" w:themeColor="text1"/>
                <w:kern w:val="0"/>
                <w:sz w:val="18"/>
                <w:szCs w:val="18"/>
                <w:highlight w:val="none"/>
              </w:rPr>
              <w:t>学分</w:t>
            </w:r>
          </w:p>
          <w:p w14:paraId="58E4A52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9</w:t>
            </w:r>
            <w:r>
              <w:rPr>
                <w:bCs/>
                <w:color w:val="000000" w:themeColor="text1"/>
                <w:kern w:val="0"/>
                <w:sz w:val="18"/>
                <w:szCs w:val="18"/>
                <w:highlight w:val="none"/>
              </w:rPr>
              <w:t>学分</w:t>
            </w:r>
          </w:p>
          <w:p w14:paraId="101C263D">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1044" w:type="dxa"/>
            <w:vMerge w:val="restart"/>
            <w:vAlign w:val="center"/>
          </w:tcPr>
          <w:p w14:paraId="3A86FD0C">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2F1B204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3782" w:type="dxa"/>
            <w:tcMar>
              <w:left w:w="57" w:type="dxa"/>
              <w:right w:w="57" w:type="dxa"/>
            </w:tcMar>
            <w:vAlign w:val="center"/>
          </w:tcPr>
          <w:p w14:paraId="72A1B6D8">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1BF56EF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7DC575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1CA9F08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0A0E7CED">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1829858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18BA62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D9F63A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38A9DA0">
            <w:pPr>
              <w:widowControl/>
              <w:spacing w:line="240" w:lineRule="exact"/>
              <w:jc w:val="center"/>
              <w:rPr>
                <w:bCs/>
                <w:color w:val="000000" w:themeColor="text1"/>
                <w:kern w:val="0"/>
                <w:sz w:val="18"/>
                <w:szCs w:val="18"/>
                <w:highlight w:val="none"/>
              </w:rPr>
            </w:pPr>
          </w:p>
        </w:tc>
      </w:tr>
      <w:tr w14:paraId="700D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7E43EC22">
            <w:pPr>
              <w:spacing w:line="240" w:lineRule="exact"/>
              <w:jc w:val="center"/>
              <w:rPr>
                <w:bCs/>
                <w:color w:val="000000" w:themeColor="text1"/>
                <w:kern w:val="0"/>
                <w:sz w:val="18"/>
                <w:szCs w:val="18"/>
                <w:highlight w:val="none"/>
              </w:rPr>
            </w:pPr>
          </w:p>
        </w:tc>
        <w:tc>
          <w:tcPr>
            <w:tcW w:w="1044" w:type="dxa"/>
            <w:vMerge w:val="continue"/>
            <w:vAlign w:val="center"/>
          </w:tcPr>
          <w:p w14:paraId="1A4E564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031B8EF">
            <w:pPr>
              <w:spacing w:line="240" w:lineRule="exact"/>
              <w:rPr>
                <w:color w:val="000000" w:themeColor="text1"/>
                <w:sz w:val="18"/>
                <w:szCs w:val="18"/>
                <w:highlight w:val="none"/>
              </w:rPr>
            </w:pPr>
            <w:r>
              <w:rPr>
                <w:color w:val="000000" w:themeColor="text1"/>
                <w:kern w:val="0"/>
                <w:sz w:val="18"/>
                <w:szCs w:val="18"/>
                <w:highlight w:val="none"/>
              </w:rPr>
              <w:t>社会实践</w:t>
            </w:r>
          </w:p>
        </w:tc>
        <w:tc>
          <w:tcPr>
            <w:tcW w:w="931" w:type="dxa"/>
            <w:tcMar>
              <w:left w:w="57" w:type="dxa"/>
              <w:right w:w="57" w:type="dxa"/>
            </w:tcMar>
            <w:vAlign w:val="center"/>
          </w:tcPr>
          <w:p w14:paraId="210BC919">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65E7A2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733375C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01CB907">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4515520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FF1180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D31DCE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4BBA13E">
            <w:pPr>
              <w:widowControl/>
              <w:spacing w:line="240" w:lineRule="exact"/>
              <w:jc w:val="center"/>
              <w:rPr>
                <w:bCs/>
                <w:color w:val="000000" w:themeColor="text1"/>
                <w:kern w:val="0"/>
                <w:sz w:val="18"/>
                <w:szCs w:val="18"/>
                <w:highlight w:val="none"/>
              </w:rPr>
            </w:pPr>
          </w:p>
        </w:tc>
      </w:tr>
      <w:tr w14:paraId="7E6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6F9378A8">
            <w:pPr>
              <w:widowControl/>
              <w:spacing w:line="240" w:lineRule="exact"/>
              <w:jc w:val="center"/>
              <w:rPr>
                <w:bCs/>
                <w:color w:val="000000" w:themeColor="text1"/>
                <w:kern w:val="0"/>
                <w:sz w:val="18"/>
                <w:szCs w:val="18"/>
                <w:highlight w:val="none"/>
              </w:rPr>
            </w:pPr>
          </w:p>
        </w:tc>
        <w:tc>
          <w:tcPr>
            <w:tcW w:w="1044" w:type="dxa"/>
            <w:vAlign w:val="center"/>
          </w:tcPr>
          <w:p w14:paraId="7626ABF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A015B5D">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14CDE1FA">
            <w:pPr>
              <w:spacing w:line="240" w:lineRule="exact"/>
              <w:rPr>
                <w:color w:val="000000" w:themeColor="text1"/>
                <w:sz w:val="18"/>
                <w:szCs w:val="18"/>
                <w:highlight w:val="none"/>
              </w:rPr>
            </w:pPr>
            <w:r>
              <w:rPr>
                <w:rFonts w:eastAsiaTheme="minorEastAsia"/>
                <w:color w:val="000000" w:themeColor="text1"/>
                <w:sz w:val="18"/>
                <w:szCs w:val="18"/>
                <w:highlight w:val="none"/>
              </w:rPr>
              <w:t>毕业设计(论文)</w:t>
            </w:r>
          </w:p>
        </w:tc>
        <w:tc>
          <w:tcPr>
            <w:tcW w:w="931" w:type="dxa"/>
            <w:tcMar>
              <w:left w:w="57" w:type="dxa"/>
              <w:right w:w="57" w:type="dxa"/>
            </w:tcMar>
            <w:vAlign w:val="center"/>
          </w:tcPr>
          <w:p w14:paraId="251DBE8A">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221AB8D3">
            <w:pPr>
              <w:widowControl/>
              <w:spacing w:line="240" w:lineRule="exact"/>
              <w:jc w:val="center"/>
              <w:rPr>
                <w:color w:val="000000" w:themeColor="text1"/>
                <w:kern w:val="0"/>
                <w:sz w:val="18"/>
                <w:szCs w:val="18"/>
                <w:highlight w:val="none"/>
              </w:rPr>
            </w:pPr>
            <w:r>
              <w:rPr>
                <w:rFonts w:hint="eastAsia" w:eastAsiaTheme="minorEastAsia"/>
                <w:sz w:val="18"/>
                <w:szCs w:val="18"/>
                <w:highlight w:val="none"/>
              </w:rPr>
              <w:t>4</w:t>
            </w:r>
          </w:p>
        </w:tc>
        <w:tc>
          <w:tcPr>
            <w:tcW w:w="932" w:type="dxa"/>
            <w:tcMar>
              <w:left w:w="57" w:type="dxa"/>
              <w:right w:w="57" w:type="dxa"/>
            </w:tcMar>
            <w:vAlign w:val="center"/>
          </w:tcPr>
          <w:p w14:paraId="6AC5F7E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16周</w:t>
            </w:r>
          </w:p>
        </w:tc>
        <w:tc>
          <w:tcPr>
            <w:tcW w:w="931" w:type="dxa"/>
            <w:tcMar>
              <w:left w:w="57" w:type="dxa"/>
              <w:right w:w="57" w:type="dxa"/>
            </w:tcMar>
            <w:vAlign w:val="center"/>
          </w:tcPr>
          <w:p w14:paraId="46B8ED3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6DB75AA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1BCDFE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4EF1A8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16周</w:t>
            </w:r>
          </w:p>
        </w:tc>
        <w:tc>
          <w:tcPr>
            <w:tcW w:w="1025" w:type="dxa"/>
            <w:tcMar>
              <w:left w:w="0" w:type="dxa"/>
              <w:right w:w="0" w:type="dxa"/>
            </w:tcMar>
            <w:vAlign w:val="center"/>
          </w:tcPr>
          <w:p w14:paraId="2240E19F">
            <w:pPr>
              <w:widowControl/>
              <w:spacing w:line="240" w:lineRule="exact"/>
              <w:jc w:val="center"/>
              <w:rPr>
                <w:bCs/>
                <w:color w:val="000000" w:themeColor="text1"/>
                <w:kern w:val="0"/>
                <w:sz w:val="18"/>
                <w:szCs w:val="18"/>
                <w:highlight w:val="none"/>
              </w:rPr>
            </w:pPr>
          </w:p>
        </w:tc>
      </w:tr>
      <w:tr w14:paraId="0117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444" w:type="dxa"/>
            <w:vMerge w:val="continue"/>
            <w:shd w:val="clear" w:color="auto" w:fill="E7E6E6" w:themeFill="background2"/>
          </w:tcPr>
          <w:p w14:paraId="42142B29">
            <w:pPr>
              <w:widowControl/>
              <w:spacing w:line="240" w:lineRule="exact"/>
              <w:jc w:val="center"/>
              <w:rPr>
                <w:bCs/>
                <w:color w:val="000000" w:themeColor="text1"/>
                <w:kern w:val="0"/>
                <w:sz w:val="18"/>
                <w:szCs w:val="18"/>
                <w:highlight w:val="none"/>
              </w:rPr>
            </w:pPr>
          </w:p>
        </w:tc>
        <w:tc>
          <w:tcPr>
            <w:tcW w:w="1044" w:type="dxa"/>
            <w:vAlign w:val="center"/>
          </w:tcPr>
          <w:p w14:paraId="40F5088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2598FDC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49A0DC92">
            <w:pPr>
              <w:spacing w:line="240" w:lineRule="exact"/>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931" w:type="dxa"/>
            <w:tcMar>
              <w:left w:w="57" w:type="dxa"/>
              <w:right w:w="57" w:type="dxa"/>
            </w:tcMar>
            <w:vAlign w:val="center"/>
          </w:tcPr>
          <w:p w14:paraId="782B9814">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EE9D1EA">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485CF03E">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289BB3B2">
            <w:pPr>
              <w:widowControl/>
              <w:spacing w:line="240" w:lineRule="exact"/>
              <w:jc w:val="center"/>
              <w:rPr>
                <w:color w:val="000000" w:themeColor="text1"/>
                <w:kern w:val="0"/>
                <w:sz w:val="18"/>
                <w:szCs w:val="18"/>
                <w:highlight w:val="none"/>
              </w:rPr>
            </w:pPr>
          </w:p>
        </w:tc>
        <w:tc>
          <w:tcPr>
            <w:tcW w:w="932" w:type="dxa"/>
            <w:tcMar>
              <w:left w:w="57" w:type="dxa"/>
              <w:right w:w="57" w:type="dxa"/>
            </w:tcMar>
            <w:vAlign w:val="center"/>
          </w:tcPr>
          <w:p w14:paraId="3F85FE02">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1DEFA721">
            <w:pPr>
              <w:widowControl/>
              <w:spacing w:line="240" w:lineRule="exact"/>
              <w:jc w:val="center"/>
              <w:rPr>
                <w:color w:val="000000" w:themeColor="text1"/>
                <w:kern w:val="0"/>
                <w:sz w:val="18"/>
                <w:szCs w:val="18"/>
                <w:highlight w:val="none"/>
              </w:rPr>
            </w:pPr>
          </w:p>
        </w:tc>
        <w:tc>
          <w:tcPr>
            <w:tcW w:w="932" w:type="dxa"/>
            <w:vAlign w:val="center"/>
          </w:tcPr>
          <w:p w14:paraId="22B70BEF">
            <w:pPr>
              <w:widowControl/>
              <w:spacing w:line="240" w:lineRule="exact"/>
              <w:jc w:val="center"/>
              <w:rPr>
                <w:color w:val="000000" w:themeColor="text1"/>
                <w:kern w:val="0"/>
                <w:sz w:val="18"/>
                <w:szCs w:val="18"/>
                <w:highlight w:val="none"/>
              </w:rPr>
            </w:pPr>
          </w:p>
        </w:tc>
        <w:tc>
          <w:tcPr>
            <w:tcW w:w="1025" w:type="dxa"/>
            <w:tcMar>
              <w:left w:w="0" w:type="dxa"/>
              <w:right w:w="0" w:type="dxa"/>
            </w:tcMar>
            <w:vAlign w:val="center"/>
          </w:tcPr>
          <w:p w14:paraId="64A35495">
            <w:pPr>
              <w:widowControl/>
              <w:spacing w:line="240" w:lineRule="exact"/>
              <w:jc w:val="center"/>
              <w:rPr>
                <w:bCs/>
                <w:color w:val="000000" w:themeColor="text1"/>
                <w:kern w:val="0"/>
                <w:sz w:val="18"/>
                <w:szCs w:val="18"/>
                <w:highlight w:val="none"/>
              </w:rPr>
            </w:pPr>
          </w:p>
        </w:tc>
      </w:tr>
    </w:tbl>
    <w:p w14:paraId="4C171D4D">
      <w:pPr>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br w:type="page"/>
      </w:r>
    </w:p>
    <w:p w14:paraId="79EFC657">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课程与毕业要求关系矩阵图</w:t>
      </w:r>
    </w:p>
    <w:tbl>
      <w:tblPr>
        <w:tblStyle w:val="17"/>
        <w:tblW w:w="132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3"/>
        <w:gridCol w:w="1015"/>
        <w:gridCol w:w="1015"/>
        <w:gridCol w:w="1015"/>
        <w:gridCol w:w="1016"/>
        <w:gridCol w:w="1015"/>
        <w:gridCol w:w="1015"/>
        <w:gridCol w:w="1016"/>
        <w:gridCol w:w="1015"/>
        <w:gridCol w:w="1015"/>
        <w:gridCol w:w="1015"/>
        <w:gridCol w:w="1016"/>
      </w:tblGrid>
      <w:tr w14:paraId="2A58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tcBorders>
              <w:tl2br w:val="single" w:color="auto" w:sz="4" w:space="0"/>
            </w:tcBorders>
            <w:vAlign w:val="center"/>
          </w:tcPr>
          <w:p w14:paraId="29C2B8A2">
            <w:pPr>
              <w:widowControl/>
              <w:spacing w:line="240" w:lineRule="exact"/>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 xml:space="preserve">         </w:t>
            </w:r>
            <w:r>
              <w:rPr>
                <w:rFonts w:hint="eastAsia" w:eastAsiaTheme="minorEastAsia"/>
                <w:b/>
                <w:bCs/>
                <w:color w:val="000000" w:themeColor="text1"/>
                <w:kern w:val="0"/>
                <w:sz w:val="18"/>
                <w:szCs w:val="18"/>
                <w:highlight w:val="none"/>
              </w:rPr>
              <w:t>能力</w:t>
            </w:r>
          </w:p>
          <w:p w14:paraId="2E31E489">
            <w:pPr>
              <w:widowControl/>
              <w:spacing w:line="240" w:lineRule="exact"/>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课程</w:t>
            </w:r>
          </w:p>
        </w:tc>
        <w:tc>
          <w:tcPr>
            <w:tcW w:w="1015" w:type="dxa"/>
            <w:tcMar>
              <w:left w:w="28" w:type="dxa"/>
              <w:right w:w="28" w:type="dxa"/>
            </w:tcMar>
            <w:vAlign w:val="center"/>
          </w:tcPr>
          <w:p w14:paraId="4B1932C3">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1</w:t>
            </w:r>
          </w:p>
        </w:tc>
        <w:tc>
          <w:tcPr>
            <w:tcW w:w="1015" w:type="dxa"/>
            <w:tcMar>
              <w:left w:w="28" w:type="dxa"/>
              <w:right w:w="28" w:type="dxa"/>
            </w:tcMar>
            <w:vAlign w:val="center"/>
          </w:tcPr>
          <w:p w14:paraId="20BD3843">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2</w:t>
            </w:r>
          </w:p>
        </w:tc>
        <w:tc>
          <w:tcPr>
            <w:tcW w:w="1015" w:type="dxa"/>
            <w:tcMar>
              <w:left w:w="28" w:type="dxa"/>
              <w:right w:w="28" w:type="dxa"/>
            </w:tcMar>
            <w:vAlign w:val="center"/>
          </w:tcPr>
          <w:p w14:paraId="16241884">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3</w:t>
            </w:r>
          </w:p>
        </w:tc>
        <w:tc>
          <w:tcPr>
            <w:tcW w:w="1016" w:type="dxa"/>
            <w:tcMar>
              <w:left w:w="28" w:type="dxa"/>
              <w:right w:w="28" w:type="dxa"/>
            </w:tcMar>
            <w:vAlign w:val="center"/>
          </w:tcPr>
          <w:p w14:paraId="01CD3FF2">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4</w:t>
            </w:r>
          </w:p>
        </w:tc>
        <w:tc>
          <w:tcPr>
            <w:tcW w:w="1015" w:type="dxa"/>
            <w:tcMar>
              <w:left w:w="28" w:type="dxa"/>
              <w:right w:w="28" w:type="dxa"/>
            </w:tcMar>
            <w:vAlign w:val="center"/>
          </w:tcPr>
          <w:p w14:paraId="3A1ADF09">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5</w:t>
            </w:r>
          </w:p>
        </w:tc>
        <w:tc>
          <w:tcPr>
            <w:tcW w:w="1015" w:type="dxa"/>
            <w:vAlign w:val="center"/>
          </w:tcPr>
          <w:p w14:paraId="4F6BA83D">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6</w:t>
            </w:r>
          </w:p>
        </w:tc>
        <w:tc>
          <w:tcPr>
            <w:tcW w:w="1016" w:type="dxa"/>
            <w:tcMar>
              <w:left w:w="28" w:type="dxa"/>
              <w:right w:w="28" w:type="dxa"/>
            </w:tcMar>
            <w:vAlign w:val="center"/>
          </w:tcPr>
          <w:p w14:paraId="73AB846B">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7</w:t>
            </w:r>
          </w:p>
        </w:tc>
        <w:tc>
          <w:tcPr>
            <w:tcW w:w="1015" w:type="dxa"/>
            <w:vAlign w:val="center"/>
          </w:tcPr>
          <w:p w14:paraId="1603FBA7">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t>8</w:t>
            </w:r>
          </w:p>
        </w:tc>
        <w:tc>
          <w:tcPr>
            <w:tcW w:w="1015" w:type="dxa"/>
            <w:vAlign w:val="center"/>
          </w:tcPr>
          <w:p w14:paraId="31D9F608">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t>9</w:t>
            </w:r>
          </w:p>
        </w:tc>
        <w:tc>
          <w:tcPr>
            <w:tcW w:w="1015" w:type="dxa"/>
            <w:vAlign w:val="center"/>
          </w:tcPr>
          <w:p w14:paraId="11C06BDF">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t>10</w:t>
            </w:r>
          </w:p>
        </w:tc>
        <w:tc>
          <w:tcPr>
            <w:tcW w:w="1016" w:type="dxa"/>
            <w:tcMar>
              <w:left w:w="28" w:type="dxa"/>
              <w:right w:w="28" w:type="dxa"/>
            </w:tcMar>
            <w:vAlign w:val="center"/>
          </w:tcPr>
          <w:p w14:paraId="1DF7111F">
            <w:pPr>
              <w:widowControl/>
              <w:spacing w:line="240" w:lineRule="exact"/>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11</w:t>
            </w:r>
          </w:p>
        </w:tc>
      </w:tr>
      <w:tr w14:paraId="5243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33A3C60">
            <w:pPr>
              <w:widowControl/>
              <w:spacing w:line="240" w:lineRule="exact"/>
              <w:jc w:val="left"/>
              <w:rPr>
                <w:rFonts w:eastAsia="黑体"/>
                <w:bCs/>
                <w:color w:val="000000" w:themeColor="text1"/>
                <w:kern w:val="0"/>
                <w:sz w:val="18"/>
                <w:szCs w:val="18"/>
                <w:highlight w:val="none"/>
              </w:rPr>
            </w:pPr>
            <w:r>
              <w:rPr>
                <w:rFonts w:hint="eastAsia"/>
                <w:color w:val="000000" w:themeColor="text1"/>
                <w:kern w:val="0"/>
                <w:sz w:val="18"/>
                <w:szCs w:val="18"/>
                <w:highlight w:val="none"/>
              </w:rPr>
              <w:t>思想道德与法治</w:t>
            </w:r>
          </w:p>
        </w:tc>
        <w:tc>
          <w:tcPr>
            <w:tcW w:w="1015" w:type="dxa"/>
            <w:vAlign w:val="center"/>
          </w:tcPr>
          <w:p w14:paraId="0C2AEC2B">
            <w:pPr>
              <w:widowControl/>
              <w:spacing w:line="240" w:lineRule="exact"/>
              <w:jc w:val="center"/>
              <w:rPr>
                <w:rFonts w:eastAsia="黑体"/>
                <w:bCs/>
                <w:color w:val="000000" w:themeColor="text1"/>
                <w:kern w:val="0"/>
                <w:sz w:val="18"/>
                <w:szCs w:val="18"/>
                <w:highlight w:val="none"/>
              </w:rPr>
            </w:pPr>
          </w:p>
        </w:tc>
        <w:tc>
          <w:tcPr>
            <w:tcW w:w="1015" w:type="dxa"/>
            <w:vAlign w:val="center"/>
          </w:tcPr>
          <w:p w14:paraId="65B2F76C">
            <w:pPr>
              <w:widowControl/>
              <w:spacing w:line="240" w:lineRule="exact"/>
              <w:jc w:val="center"/>
              <w:rPr>
                <w:rFonts w:eastAsia="黑体"/>
                <w:bCs/>
                <w:color w:val="000000" w:themeColor="text1"/>
                <w:kern w:val="0"/>
                <w:sz w:val="18"/>
                <w:szCs w:val="18"/>
                <w:highlight w:val="none"/>
              </w:rPr>
            </w:pPr>
          </w:p>
        </w:tc>
        <w:tc>
          <w:tcPr>
            <w:tcW w:w="1015" w:type="dxa"/>
            <w:vAlign w:val="center"/>
          </w:tcPr>
          <w:p w14:paraId="1DCAE738">
            <w:pPr>
              <w:widowControl/>
              <w:spacing w:line="240" w:lineRule="exact"/>
              <w:jc w:val="center"/>
              <w:rPr>
                <w:rFonts w:eastAsia="黑体"/>
                <w:bCs/>
                <w:color w:val="000000" w:themeColor="text1"/>
                <w:kern w:val="0"/>
                <w:sz w:val="18"/>
                <w:szCs w:val="18"/>
                <w:highlight w:val="none"/>
              </w:rPr>
            </w:pPr>
          </w:p>
        </w:tc>
        <w:tc>
          <w:tcPr>
            <w:tcW w:w="1016" w:type="dxa"/>
            <w:vAlign w:val="center"/>
          </w:tcPr>
          <w:p w14:paraId="0C1501ED">
            <w:pPr>
              <w:widowControl/>
              <w:spacing w:line="240" w:lineRule="exact"/>
              <w:jc w:val="center"/>
              <w:rPr>
                <w:rFonts w:eastAsia="黑体"/>
                <w:bCs/>
                <w:color w:val="000000" w:themeColor="text1"/>
                <w:kern w:val="0"/>
                <w:sz w:val="18"/>
                <w:szCs w:val="18"/>
                <w:highlight w:val="none"/>
              </w:rPr>
            </w:pPr>
          </w:p>
        </w:tc>
        <w:tc>
          <w:tcPr>
            <w:tcW w:w="1015" w:type="dxa"/>
            <w:vAlign w:val="center"/>
          </w:tcPr>
          <w:p w14:paraId="1CF78584">
            <w:pPr>
              <w:widowControl/>
              <w:spacing w:line="240" w:lineRule="exact"/>
              <w:jc w:val="center"/>
              <w:rPr>
                <w:rFonts w:eastAsia="黑体"/>
                <w:bCs/>
                <w:color w:val="000000" w:themeColor="text1"/>
                <w:kern w:val="0"/>
                <w:sz w:val="18"/>
                <w:szCs w:val="18"/>
                <w:highlight w:val="none"/>
              </w:rPr>
            </w:pPr>
          </w:p>
        </w:tc>
        <w:tc>
          <w:tcPr>
            <w:tcW w:w="1015" w:type="dxa"/>
            <w:vAlign w:val="center"/>
          </w:tcPr>
          <w:p w14:paraId="6743DD8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155401B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52D2A68B">
            <w:pPr>
              <w:widowControl/>
              <w:spacing w:line="240" w:lineRule="exact"/>
              <w:jc w:val="center"/>
              <w:rPr>
                <w:rFonts w:eastAsia="黑体"/>
                <w:bCs/>
                <w:color w:val="000000" w:themeColor="text1"/>
                <w:kern w:val="0"/>
                <w:sz w:val="18"/>
                <w:szCs w:val="18"/>
                <w:highlight w:val="none"/>
              </w:rPr>
            </w:pPr>
          </w:p>
        </w:tc>
        <w:tc>
          <w:tcPr>
            <w:tcW w:w="1015" w:type="dxa"/>
            <w:vAlign w:val="center"/>
          </w:tcPr>
          <w:p w14:paraId="764BFB44">
            <w:pPr>
              <w:widowControl/>
              <w:spacing w:line="240" w:lineRule="exact"/>
              <w:jc w:val="center"/>
              <w:rPr>
                <w:rFonts w:eastAsia="黑体"/>
                <w:bCs/>
                <w:color w:val="000000" w:themeColor="text1"/>
                <w:kern w:val="0"/>
                <w:sz w:val="18"/>
                <w:szCs w:val="18"/>
                <w:highlight w:val="none"/>
              </w:rPr>
            </w:pPr>
          </w:p>
        </w:tc>
        <w:tc>
          <w:tcPr>
            <w:tcW w:w="1015" w:type="dxa"/>
            <w:vAlign w:val="center"/>
          </w:tcPr>
          <w:p w14:paraId="5BF34AC6">
            <w:pPr>
              <w:widowControl/>
              <w:spacing w:line="240" w:lineRule="exact"/>
              <w:jc w:val="center"/>
              <w:rPr>
                <w:rFonts w:eastAsia="黑体"/>
                <w:bCs/>
                <w:color w:val="000000" w:themeColor="text1"/>
                <w:kern w:val="0"/>
                <w:sz w:val="18"/>
                <w:szCs w:val="18"/>
                <w:highlight w:val="none"/>
              </w:rPr>
            </w:pPr>
          </w:p>
        </w:tc>
        <w:tc>
          <w:tcPr>
            <w:tcW w:w="1016" w:type="dxa"/>
            <w:vAlign w:val="center"/>
          </w:tcPr>
          <w:p w14:paraId="1F887D80">
            <w:pPr>
              <w:widowControl/>
              <w:spacing w:line="240" w:lineRule="exact"/>
              <w:jc w:val="center"/>
              <w:rPr>
                <w:rFonts w:eastAsia="黑体"/>
                <w:bCs/>
                <w:color w:val="000000" w:themeColor="text1"/>
                <w:kern w:val="0"/>
                <w:sz w:val="18"/>
                <w:szCs w:val="18"/>
                <w:highlight w:val="none"/>
              </w:rPr>
            </w:pPr>
          </w:p>
        </w:tc>
      </w:tr>
      <w:tr w14:paraId="0A7A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D496BD7">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中国近现代史纲要</w:t>
            </w:r>
          </w:p>
        </w:tc>
        <w:tc>
          <w:tcPr>
            <w:tcW w:w="1015" w:type="dxa"/>
            <w:vAlign w:val="center"/>
          </w:tcPr>
          <w:p w14:paraId="04BB0541">
            <w:pPr>
              <w:widowControl/>
              <w:spacing w:line="240" w:lineRule="exact"/>
              <w:jc w:val="center"/>
              <w:rPr>
                <w:rFonts w:eastAsia="黑体"/>
                <w:bCs/>
                <w:color w:val="000000" w:themeColor="text1"/>
                <w:kern w:val="0"/>
                <w:sz w:val="18"/>
                <w:szCs w:val="18"/>
                <w:highlight w:val="none"/>
              </w:rPr>
            </w:pPr>
          </w:p>
        </w:tc>
        <w:tc>
          <w:tcPr>
            <w:tcW w:w="1015" w:type="dxa"/>
            <w:vAlign w:val="center"/>
          </w:tcPr>
          <w:p w14:paraId="15C542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4B9C3CFE">
            <w:pPr>
              <w:widowControl/>
              <w:spacing w:line="240" w:lineRule="exact"/>
              <w:jc w:val="center"/>
              <w:rPr>
                <w:rFonts w:eastAsia="黑体"/>
                <w:bCs/>
                <w:color w:val="000000" w:themeColor="text1"/>
                <w:kern w:val="0"/>
                <w:sz w:val="18"/>
                <w:szCs w:val="18"/>
                <w:highlight w:val="none"/>
              </w:rPr>
            </w:pPr>
          </w:p>
        </w:tc>
        <w:tc>
          <w:tcPr>
            <w:tcW w:w="1016" w:type="dxa"/>
            <w:vAlign w:val="center"/>
          </w:tcPr>
          <w:p w14:paraId="43DCBB0F">
            <w:pPr>
              <w:widowControl/>
              <w:spacing w:line="240" w:lineRule="exact"/>
              <w:jc w:val="center"/>
              <w:rPr>
                <w:rFonts w:eastAsia="黑体"/>
                <w:bCs/>
                <w:color w:val="000000" w:themeColor="text1"/>
                <w:kern w:val="0"/>
                <w:sz w:val="18"/>
                <w:szCs w:val="18"/>
                <w:highlight w:val="none"/>
              </w:rPr>
            </w:pPr>
          </w:p>
        </w:tc>
        <w:tc>
          <w:tcPr>
            <w:tcW w:w="1015" w:type="dxa"/>
            <w:vAlign w:val="center"/>
          </w:tcPr>
          <w:p w14:paraId="0600FFAD">
            <w:pPr>
              <w:widowControl/>
              <w:spacing w:line="240" w:lineRule="exact"/>
              <w:jc w:val="center"/>
              <w:rPr>
                <w:rFonts w:eastAsia="黑体"/>
                <w:bCs/>
                <w:color w:val="000000" w:themeColor="text1"/>
                <w:kern w:val="0"/>
                <w:sz w:val="18"/>
                <w:szCs w:val="18"/>
                <w:highlight w:val="none"/>
              </w:rPr>
            </w:pPr>
          </w:p>
        </w:tc>
        <w:tc>
          <w:tcPr>
            <w:tcW w:w="1015" w:type="dxa"/>
            <w:vAlign w:val="center"/>
          </w:tcPr>
          <w:p w14:paraId="743FCED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14622DE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1586D96C">
            <w:pPr>
              <w:widowControl/>
              <w:spacing w:line="240" w:lineRule="exact"/>
              <w:jc w:val="center"/>
              <w:rPr>
                <w:rFonts w:eastAsia="黑体"/>
                <w:bCs/>
                <w:color w:val="000000" w:themeColor="text1"/>
                <w:kern w:val="0"/>
                <w:sz w:val="18"/>
                <w:szCs w:val="18"/>
                <w:highlight w:val="none"/>
              </w:rPr>
            </w:pPr>
          </w:p>
        </w:tc>
        <w:tc>
          <w:tcPr>
            <w:tcW w:w="1015" w:type="dxa"/>
            <w:vAlign w:val="center"/>
          </w:tcPr>
          <w:p w14:paraId="714FBF0D">
            <w:pPr>
              <w:widowControl/>
              <w:spacing w:line="240" w:lineRule="exact"/>
              <w:jc w:val="center"/>
              <w:rPr>
                <w:rFonts w:eastAsia="黑体"/>
                <w:bCs/>
                <w:color w:val="000000" w:themeColor="text1"/>
                <w:kern w:val="0"/>
                <w:sz w:val="18"/>
                <w:szCs w:val="18"/>
                <w:highlight w:val="none"/>
              </w:rPr>
            </w:pPr>
          </w:p>
        </w:tc>
        <w:tc>
          <w:tcPr>
            <w:tcW w:w="1015" w:type="dxa"/>
            <w:vAlign w:val="center"/>
          </w:tcPr>
          <w:p w14:paraId="1B61461E">
            <w:pPr>
              <w:widowControl/>
              <w:spacing w:line="240" w:lineRule="exact"/>
              <w:jc w:val="center"/>
              <w:rPr>
                <w:rFonts w:eastAsia="黑体"/>
                <w:bCs/>
                <w:color w:val="000000" w:themeColor="text1"/>
                <w:kern w:val="0"/>
                <w:sz w:val="18"/>
                <w:szCs w:val="18"/>
                <w:highlight w:val="none"/>
              </w:rPr>
            </w:pPr>
          </w:p>
        </w:tc>
        <w:tc>
          <w:tcPr>
            <w:tcW w:w="1016" w:type="dxa"/>
            <w:vAlign w:val="center"/>
          </w:tcPr>
          <w:p w14:paraId="7DCBB20E">
            <w:pPr>
              <w:widowControl/>
              <w:spacing w:line="240" w:lineRule="exact"/>
              <w:jc w:val="center"/>
              <w:rPr>
                <w:rFonts w:eastAsia="黑体"/>
                <w:bCs/>
                <w:color w:val="000000" w:themeColor="text1"/>
                <w:kern w:val="0"/>
                <w:sz w:val="18"/>
                <w:szCs w:val="18"/>
                <w:highlight w:val="none"/>
              </w:rPr>
            </w:pPr>
          </w:p>
        </w:tc>
      </w:tr>
      <w:tr w14:paraId="01A1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0A5F699">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毛泽东思想和中国特色社会主义理论体系概论</w:t>
            </w:r>
          </w:p>
        </w:tc>
        <w:tc>
          <w:tcPr>
            <w:tcW w:w="1015" w:type="dxa"/>
            <w:vAlign w:val="center"/>
          </w:tcPr>
          <w:p w14:paraId="19F20D12">
            <w:pPr>
              <w:widowControl/>
              <w:spacing w:line="240" w:lineRule="exact"/>
              <w:jc w:val="center"/>
              <w:rPr>
                <w:rFonts w:eastAsia="黑体"/>
                <w:bCs/>
                <w:color w:val="000000" w:themeColor="text1"/>
                <w:kern w:val="0"/>
                <w:sz w:val="18"/>
                <w:szCs w:val="18"/>
                <w:highlight w:val="none"/>
              </w:rPr>
            </w:pPr>
          </w:p>
        </w:tc>
        <w:tc>
          <w:tcPr>
            <w:tcW w:w="1015" w:type="dxa"/>
            <w:vAlign w:val="center"/>
          </w:tcPr>
          <w:p w14:paraId="75EC3BEF">
            <w:pPr>
              <w:widowControl/>
              <w:spacing w:line="240" w:lineRule="exact"/>
              <w:jc w:val="center"/>
              <w:rPr>
                <w:rFonts w:eastAsia="黑体"/>
                <w:bCs/>
                <w:color w:val="000000" w:themeColor="text1"/>
                <w:kern w:val="0"/>
                <w:sz w:val="18"/>
                <w:szCs w:val="18"/>
                <w:highlight w:val="none"/>
              </w:rPr>
            </w:pPr>
          </w:p>
        </w:tc>
        <w:tc>
          <w:tcPr>
            <w:tcW w:w="1015" w:type="dxa"/>
            <w:vAlign w:val="center"/>
          </w:tcPr>
          <w:p w14:paraId="02C43C36">
            <w:pPr>
              <w:widowControl/>
              <w:spacing w:line="240" w:lineRule="exact"/>
              <w:jc w:val="center"/>
              <w:rPr>
                <w:rFonts w:eastAsia="黑体"/>
                <w:bCs/>
                <w:color w:val="000000" w:themeColor="text1"/>
                <w:kern w:val="0"/>
                <w:sz w:val="18"/>
                <w:szCs w:val="18"/>
                <w:highlight w:val="none"/>
              </w:rPr>
            </w:pPr>
          </w:p>
        </w:tc>
        <w:tc>
          <w:tcPr>
            <w:tcW w:w="1016" w:type="dxa"/>
            <w:vAlign w:val="center"/>
          </w:tcPr>
          <w:p w14:paraId="3D4684D0">
            <w:pPr>
              <w:widowControl/>
              <w:spacing w:line="240" w:lineRule="exact"/>
              <w:jc w:val="center"/>
              <w:rPr>
                <w:rFonts w:eastAsia="黑体"/>
                <w:bCs/>
                <w:color w:val="000000" w:themeColor="text1"/>
                <w:kern w:val="0"/>
                <w:sz w:val="18"/>
                <w:szCs w:val="18"/>
                <w:highlight w:val="none"/>
              </w:rPr>
            </w:pPr>
          </w:p>
        </w:tc>
        <w:tc>
          <w:tcPr>
            <w:tcW w:w="1015" w:type="dxa"/>
            <w:vAlign w:val="center"/>
          </w:tcPr>
          <w:p w14:paraId="5561E4F3">
            <w:pPr>
              <w:widowControl/>
              <w:spacing w:line="240" w:lineRule="exact"/>
              <w:jc w:val="center"/>
              <w:rPr>
                <w:rFonts w:eastAsia="黑体"/>
                <w:bCs/>
                <w:color w:val="000000" w:themeColor="text1"/>
                <w:kern w:val="0"/>
                <w:sz w:val="18"/>
                <w:szCs w:val="18"/>
                <w:highlight w:val="none"/>
              </w:rPr>
            </w:pPr>
          </w:p>
        </w:tc>
        <w:tc>
          <w:tcPr>
            <w:tcW w:w="1015" w:type="dxa"/>
            <w:vAlign w:val="center"/>
          </w:tcPr>
          <w:p w14:paraId="6D5122C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29E407B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C07DF4D">
            <w:pPr>
              <w:widowControl/>
              <w:spacing w:line="240" w:lineRule="exact"/>
              <w:jc w:val="center"/>
              <w:rPr>
                <w:rFonts w:eastAsia="黑体"/>
                <w:bCs/>
                <w:color w:val="000000" w:themeColor="text1"/>
                <w:kern w:val="0"/>
                <w:sz w:val="18"/>
                <w:szCs w:val="18"/>
                <w:highlight w:val="none"/>
              </w:rPr>
            </w:pPr>
          </w:p>
        </w:tc>
        <w:tc>
          <w:tcPr>
            <w:tcW w:w="1015" w:type="dxa"/>
            <w:vAlign w:val="center"/>
          </w:tcPr>
          <w:p w14:paraId="450E6A2F">
            <w:pPr>
              <w:widowControl/>
              <w:spacing w:line="240" w:lineRule="exact"/>
              <w:jc w:val="center"/>
              <w:rPr>
                <w:rFonts w:eastAsia="黑体"/>
                <w:bCs/>
                <w:color w:val="000000" w:themeColor="text1"/>
                <w:kern w:val="0"/>
                <w:sz w:val="18"/>
                <w:szCs w:val="18"/>
                <w:highlight w:val="none"/>
              </w:rPr>
            </w:pPr>
          </w:p>
        </w:tc>
        <w:tc>
          <w:tcPr>
            <w:tcW w:w="1015" w:type="dxa"/>
            <w:vAlign w:val="center"/>
          </w:tcPr>
          <w:p w14:paraId="550C656A">
            <w:pPr>
              <w:widowControl/>
              <w:spacing w:line="240" w:lineRule="exact"/>
              <w:jc w:val="center"/>
              <w:rPr>
                <w:rFonts w:eastAsia="黑体"/>
                <w:bCs/>
                <w:color w:val="000000" w:themeColor="text1"/>
                <w:kern w:val="0"/>
                <w:sz w:val="18"/>
                <w:szCs w:val="18"/>
                <w:highlight w:val="none"/>
              </w:rPr>
            </w:pPr>
          </w:p>
        </w:tc>
        <w:tc>
          <w:tcPr>
            <w:tcW w:w="1016" w:type="dxa"/>
            <w:vAlign w:val="center"/>
          </w:tcPr>
          <w:p w14:paraId="579B7344">
            <w:pPr>
              <w:widowControl/>
              <w:spacing w:line="240" w:lineRule="exact"/>
              <w:jc w:val="center"/>
              <w:rPr>
                <w:rFonts w:eastAsia="黑体"/>
                <w:bCs/>
                <w:color w:val="000000" w:themeColor="text1"/>
                <w:kern w:val="0"/>
                <w:sz w:val="18"/>
                <w:szCs w:val="18"/>
                <w:highlight w:val="none"/>
              </w:rPr>
            </w:pPr>
          </w:p>
        </w:tc>
      </w:tr>
      <w:tr w14:paraId="44A6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8B9CA1E">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马克思主义基本原理</w:t>
            </w:r>
          </w:p>
        </w:tc>
        <w:tc>
          <w:tcPr>
            <w:tcW w:w="1015" w:type="dxa"/>
            <w:vAlign w:val="center"/>
          </w:tcPr>
          <w:p w14:paraId="4A8BA65C">
            <w:pPr>
              <w:widowControl/>
              <w:spacing w:line="240" w:lineRule="exact"/>
              <w:jc w:val="center"/>
              <w:rPr>
                <w:rFonts w:eastAsia="黑体"/>
                <w:bCs/>
                <w:color w:val="000000" w:themeColor="text1"/>
                <w:kern w:val="0"/>
                <w:sz w:val="18"/>
                <w:szCs w:val="18"/>
                <w:highlight w:val="none"/>
              </w:rPr>
            </w:pPr>
          </w:p>
        </w:tc>
        <w:tc>
          <w:tcPr>
            <w:tcW w:w="1015" w:type="dxa"/>
            <w:vAlign w:val="center"/>
          </w:tcPr>
          <w:p w14:paraId="6A79E4F8">
            <w:pPr>
              <w:widowControl/>
              <w:spacing w:line="240" w:lineRule="exact"/>
              <w:jc w:val="center"/>
              <w:rPr>
                <w:rFonts w:eastAsia="黑体"/>
                <w:bCs/>
                <w:color w:val="000000" w:themeColor="text1"/>
                <w:kern w:val="0"/>
                <w:sz w:val="18"/>
                <w:szCs w:val="18"/>
                <w:highlight w:val="none"/>
              </w:rPr>
            </w:pPr>
          </w:p>
        </w:tc>
        <w:tc>
          <w:tcPr>
            <w:tcW w:w="1015" w:type="dxa"/>
            <w:vAlign w:val="center"/>
          </w:tcPr>
          <w:p w14:paraId="6151FE38">
            <w:pPr>
              <w:widowControl/>
              <w:spacing w:line="240" w:lineRule="exact"/>
              <w:jc w:val="center"/>
              <w:rPr>
                <w:rFonts w:eastAsia="黑体"/>
                <w:bCs/>
                <w:color w:val="000000" w:themeColor="text1"/>
                <w:kern w:val="0"/>
                <w:sz w:val="18"/>
                <w:szCs w:val="18"/>
                <w:highlight w:val="none"/>
              </w:rPr>
            </w:pPr>
          </w:p>
        </w:tc>
        <w:tc>
          <w:tcPr>
            <w:tcW w:w="1016" w:type="dxa"/>
            <w:vAlign w:val="center"/>
          </w:tcPr>
          <w:p w14:paraId="21929B6A">
            <w:pPr>
              <w:widowControl/>
              <w:spacing w:line="240" w:lineRule="exact"/>
              <w:jc w:val="center"/>
              <w:rPr>
                <w:rFonts w:eastAsia="黑体"/>
                <w:bCs/>
                <w:color w:val="000000" w:themeColor="text1"/>
                <w:kern w:val="0"/>
                <w:sz w:val="18"/>
                <w:szCs w:val="18"/>
                <w:highlight w:val="none"/>
              </w:rPr>
            </w:pPr>
          </w:p>
        </w:tc>
        <w:tc>
          <w:tcPr>
            <w:tcW w:w="1015" w:type="dxa"/>
            <w:vAlign w:val="center"/>
          </w:tcPr>
          <w:p w14:paraId="1060E8A9">
            <w:pPr>
              <w:widowControl/>
              <w:spacing w:line="240" w:lineRule="exact"/>
              <w:jc w:val="center"/>
              <w:rPr>
                <w:rFonts w:eastAsia="黑体"/>
                <w:bCs/>
                <w:color w:val="000000" w:themeColor="text1"/>
                <w:kern w:val="0"/>
                <w:sz w:val="18"/>
                <w:szCs w:val="18"/>
                <w:highlight w:val="none"/>
              </w:rPr>
            </w:pPr>
          </w:p>
        </w:tc>
        <w:tc>
          <w:tcPr>
            <w:tcW w:w="1015" w:type="dxa"/>
            <w:vAlign w:val="center"/>
          </w:tcPr>
          <w:p w14:paraId="73D1EEC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0845EE9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7DDF9D40">
            <w:pPr>
              <w:widowControl/>
              <w:spacing w:line="240" w:lineRule="exact"/>
              <w:jc w:val="center"/>
              <w:rPr>
                <w:rFonts w:eastAsia="黑体"/>
                <w:bCs/>
                <w:color w:val="000000" w:themeColor="text1"/>
                <w:kern w:val="0"/>
                <w:sz w:val="18"/>
                <w:szCs w:val="18"/>
                <w:highlight w:val="none"/>
              </w:rPr>
            </w:pPr>
          </w:p>
        </w:tc>
        <w:tc>
          <w:tcPr>
            <w:tcW w:w="1015" w:type="dxa"/>
            <w:vAlign w:val="center"/>
          </w:tcPr>
          <w:p w14:paraId="06A0A481">
            <w:pPr>
              <w:widowControl/>
              <w:spacing w:line="240" w:lineRule="exact"/>
              <w:jc w:val="center"/>
              <w:rPr>
                <w:rFonts w:eastAsia="黑体"/>
                <w:bCs/>
                <w:color w:val="000000" w:themeColor="text1"/>
                <w:kern w:val="0"/>
                <w:sz w:val="18"/>
                <w:szCs w:val="18"/>
                <w:highlight w:val="none"/>
              </w:rPr>
            </w:pPr>
          </w:p>
        </w:tc>
        <w:tc>
          <w:tcPr>
            <w:tcW w:w="1015" w:type="dxa"/>
            <w:vAlign w:val="center"/>
          </w:tcPr>
          <w:p w14:paraId="5BD38CE7">
            <w:pPr>
              <w:widowControl/>
              <w:spacing w:line="240" w:lineRule="exact"/>
              <w:jc w:val="center"/>
              <w:rPr>
                <w:rFonts w:eastAsia="黑体"/>
                <w:bCs/>
                <w:color w:val="000000" w:themeColor="text1"/>
                <w:kern w:val="0"/>
                <w:sz w:val="18"/>
                <w:szCs w:val="18"/>
                <w:highlight w:val="none"/>
              </w:rPr>
            </w:pPr>
          </w:p>
        </w:tc>
        <w:tc>
          <w:tcPr>
            <w:tcW w:w="1016" w:type="dxa"/>
            <w:vAlign w:val="center"/>
          </w:tcPr>
          <w:p w14:paraId="5DD161EB">
            <w:pPr>
              <w:widowControl/>
              <w:spacing w:line="240" w:lineRule="exact"/>
              <w:jc w:val="center"/>
              <w:rPr>
                <w:rFonts w:eastAsia="黑体"/>
                <w:bCs/>
                <w:color w:val="000000" w:themeColor="text1"/>
                <w:kern w:val="0"/>
                <w:sz w:val="18"/>
                <w:szCs w:val="18"/>
                <w:highlight w:val="none"/>
              </w:rPr>
            </w:pPr>
          </w:p>
        </w:tc>
      </w:tr>
      <w:tr w14:paraId="2FF8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1459CA9">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习近平新时代中国特色社会主义思想概论</w:t>
            </w:r>
          </w:p>
        </w:tc>
        <w:tc>
          <w:tcPr>
            <w:tcW w:w="1015" w:type="dxa"/>
            <w:vAlign w:val="center"/>
          </w:tcPr>
          <w:p w14:paraId="3697C0F5">
            <w:pPr>
              <w:widowControl/>
              <w:spacing w:line="240" w:lineRule="exact"/>
              <w:jc w:val="center"/>
              <w:rPr>
                <w:rFonts w:eastAsia="黑体"/>
                <w:bCs/>
                <w:color w:val="000000" w:themeColor="text1"/>
                <w:kern w:val="0"/>
                <w:sz w:val="18"/>
                <w:szCs w:val="18"/>
                <w:highlight w:val="none"/>
              </w:rPr>
            </w:pPr>
          </w:p>
        </w:tc>
        <w:tc>
          <w:tcPr>
            <w:tcW w:w="1015" w:type="dxa"/>
            <w:vAlign w:val="center"/>
          </w:tcPr>
          <w:p w14:paraId="76D24E5E">
            <w:pPr>
              <w:widowControl/>
              <w:spacing w:line="240" w:lineRule="exact"/>
              <w:jc w:val="center"/>
              <w:rPr>
                <w:rFonts w:eastAsia="黑体"/>
                <w:bCs/>
                <w:color w:val="000000" w:themeColor="text1"/>
                <w:kern w:val="0"/>
                <w:sz w:val="18"/>
                <w:szCs w:val="18"/>
                <w:highlight w:val="none"/>
              </w:rPr>
            </w:pPr>
          </w:p>
        </w:tc>
        <w:tc>
          <w:tcPr>
            <w:tcW w:w="1015" w:type="dxa"/>
            <w:vAlign w:val="center"/>
          </w:tcPr>
          <w:p w14:paraId="7D156468">
            <w:pPr>
              <w:widowControl/>
              <w:spacing w:line="240" w:lineRule="exact"/>
              <w:jc w:val="center"/>
              <w:rPr>
                <w:rFonts w:eastAsia="黑体"/>
                <w:bCs/>
                <w:color w:val="000000" w:themeColor="text1"/>
                <w:kern w:val="0"/>
                <w:sz w:val="18"/>
                <w:szCs w:val="18"/>
                <w:highlight w:val="none"/>
              </w:rPr>
            </w:pPr>
          </w:p>
        </w:tc>
        <w:tc>
          <w:tcPr>
            <w:tcW w:w="1016" w:type="dxa"/>
            <w:vAlign w:val="center"/>
          </w:tcPr>
          <w:p w14:paraId="38B9D827">
            <w:pPr>
              <w:widowControl/>
              <w:spacing w:line="240" w:lineRule="exact"/>
              <w:jc w:val="center"/>
              <w:rPr>
                <w:rFonts w:eastAsia="黑体"/>
                <w:bCs/>
                <w:color w:val="000000" w:themeColor="text1"/>
                <w:kern w:val="0"/>
                <w:sz w:val="18"/>
                <w:szCs w:val="18"/>
                <w:highlight w:val="none"/>
              </w:rPr>
            </w:pPr>
          </w:p>
        </w:tc>
        <w:tc>
          <w:tcPr>
            <w:tcW w:w="1015" w:type="dxa"/>
            <w:vAlign w:val="center"/>
          </w:tcPr>
          <w:p w14:paraId="4CA61913">
            <w:pPr>
              <w:widowControl/>
              <w:spacing w:line="240" w:lineRule="exact"/>
              <w:jc w:val="center"/>
              <w:rPr>
                <w:rFonts w:eastAsia="黑体"/>
                <w:bCs/>
                <w:color w:val="000000" w:themeColor="text1"/>
                <w:kern w:val="0"/>
                <w:sz w:val="18"/>
                <w:szCs w:val="18"/>
                <w:highlight w:val="none"/>
              </w:rPr>
            </w:pPr>
          </w:p>
        </w:tc>
        <w:tc>
          <w:tcPr>
            <w:tcW w:w="1015" w:type="dxa"/>
            <w:vAlign w:val="center"/>
          </w:tcPr>
          <w:p w14:paraId="7BB6518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7484CFD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62546F1">
            <w:pPr>
              <w:widowControl/>
              <w:spacing w:line="240" w:lineRule="exact"/>
              <w:jc w:val="center"/>
              <w:rPr>
                <w:rFonts w:eastAsia="黑体"/>
                <w:bCs/>
                <w:color w:val="000000" w:themeColor="text1"/>
                <w:kern w:val="0"/>
                <w:sz w:val="18"/>
                <w:szCs w:val="18"/>
                <w:highlight w:val="none"/>
              </w:rPr>
            </w:pPr>
          </w:p>
        </w:tc>
        <w:tc>
          <w:tcPr>
            <w:tcW w:w="1015" w:type="dxa"/>
            <w:vAlign w:val="center"/>
          </w:tcPr>
          <w:p w14:paraId="7F1F4012">
            <w:pPr>
              <w:widowControl/>
              <w:spacing w:line="240" w:lineRule="exact"/>
              <w:jc w:val="center"/>
              <w:rPr>
                <w:rFonts w:eastAsia="黑体"/>
                <w:bCs/>
                <w:color w:val="000000" w:themeColor="text1"/>
                <w:kern w:val="0"/>
                <w:sz w:val="18"/>
                <w:szCs w:val="18"/>
                <w:highlight w:val="none"/>
              </w:rPr>
            </w:pPr>
          </w:p>
        </w:tc>
        <w:tc>
          <w:tcPr>
            <w:tcW w:w="1015" w:type="dxa"/>
            <w:vAlign w:val="center"/>
          </w:tcPr>
          <w:p w14:paraId="6CE9FF67">
            <w:pPr>
              <w:widowControl/>
              <w:spacing w:line="240" w:lineRule="exact"/>
              <w:jc w:val="center"/>
              <w:rPr>
                <w:rFonts w:eastAsia="黑体"/>
                <w:bCs/>
                <w:color w:val="000000" w:themeColor="text1"/>
                <w:kern w:val="0"/>
                <w:sz w:val="18"/>
                <w:szCs w:val="18"/>
                <w:highlight w:val="none"/>
              </w:rPr>
            </w:pPr>
          </w:p>
        </w:tc>
        <w:tc>
          <w:tcPr>
            <w:tcW w:w="1016" w:type="dxa"/>
            <w:vAlign w:val="center"/>
          </w:tcPr>
          <w:p w14:paraId="67F7FED6">
            <w:pPr>
              <w:widowControl/>
              <w:spacing w:line="240" w:lineRule="exact"/>
              <w:jc w:val="center"/>
              <w:rPr>
                <w:rFonts w:eastAsia="黑体"/>
                <w:bCs/>
                <w:color w:val="000000" w:themeColor="text1"/>
                <w:kern w:val="0"/>
                <w:sz w:val="18"/>
                <w:szCs w:val="18"/>
                <w:highlight w:val="none"/>
              </w:rPr>
            </w:pPr>
          </w:p>
        </w:tc>
      </w:tr>
      <w:tr w14:paraId="2523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BBFB788">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形势与政策</w:t>
            </w:r>
          </w:p>
        </w:tc>
        <w:tc>
          <w:tcPr>
            <w:tcW w:w="1015" w:type="dxa"/>
            <w:vAlign w:val="center"/>
          </w:tcPr>
          <w:p w14:paraId="44F0A4B6">
            <w:pPr>
              <w:widowControl/>
              <w:spacing w:line="240" w:lineRule="exact"/>
              <w:jc w:val="center"/>
              <w:rPr>
                <w:rFonts w:eastAsia="黑体"/>
                <w:bCs/>
                <w:color w:val="000000" w:themeColor="text1"/>
                <w:kern w:val="0"/>
                <w:sz w:val="18"/>
                <w:szCs w:val="18"/>
                <w:highlight w:val="none"/>
              </w:rPr>
            </w:pPr>
          </w:p>
        </w:tc>
        <w:tc>
          <w:tcPr>
            <w:tcW w:w="1015" w:type="dxa"/>
            <w:vAlign w:val="center"/>
          </w:tcPr>
          <w:p w14:paraId="5EEBBED2">
            <w:pPr>
              <w:widowControl/>
              <w:spacing w:line="240" w:lineRule="exact"/>
              <w:jc w:val="center"/>
              <w:rPr>
                <w:rFonts w:eastAsia="黑体"/>
                <w:bCs/>
                <w:color w:val="000000" w:themeColor="text1"/>
                <w:kern w:val="0"/>
                <w:sz w:val="18"/>
                <w:szCs w:val="18"/>
                <w:highlight w:val="none"/>
              </w:rPr>
            </w:pPr>
          </w:p>
        </w:tc>
        <w:tc>
          <w:tcPr>
            <w:tcW w:w="1015" w:type="dxa"/>
            <w:vAlign w:val="center"/>
          </w:tcPr>
          <w:p w14:paraId="15045CED">
            <w:pPr>
              <w:widowControl/>
              <w:spacing w:line="240" w:lineRule="exact"/>
              <w:jc w:val="center"/>
              <w:rPr>
                <w:rFonts w:eastAsia="黑体"/>
                <w:bCs/>
                <w:color w:val="000000" w:themeColor="text1"/>
                <w:kern w:val="0"/>
                <w:sz w:val="18"/>
                <w:szCs w:val="18"/>
                <w:highlight w:val="none"/>
              </w:rPr>
            </w:pPr>
          </w:p>
        </w:tc>
        <w:tc>
          <w:tcPr>
            <w:tcW w:w="1016" w:type="dxa"/>
            <w:vAlign w:val="center"/>
          </w:tcPr>
          <w:p w14:paraId="636DB362">
            <w:pPr>
              <w:widowControl/>
              <w:spacing w:line="240" w:lineRule="exact"/>
              <w:jc w:val="center"/>
              <w:rPr>
                <w:rFonts w:eastAsia="黑体"/>
                <w:bCs/>
                <w:color w:val="000000" w:themeColor="text1"/>
                <w:kern w:val="0"/>
                <w:sz w:val="18"/>
                <w:szCs w:val="18"/>
                <w:highlight w:val="none"/>
              </w:rPr>
            </w:pPr>
          </w:p>
        </w:tc>
        <w:tc>
          <w:tcPr>
            <w:tcW w:w="1015" w:type="dxa"/>
            <w:vAlign w:val="center"/>
          </w:tcPr>
          <w:p w14:paraId="028794CA">
            <w:pPr>
              <w:widowControl/>
              <w:spacing w:line="240" w:lineRule="exact"/>
              <w:jc w:val="center"/>
              <w:rPr>
                <w:rFonts w:eastAsia="黑体"/>
                <w:bCs/>
                <w:color w:val="000000" w:themeColor="text1"/>
                <w:kern w:val="0"/>
                <w:sz w:val="18"/>
                <w:szCs w:val="18"/>
                <w:highlight w:val="none"/>
              </w:rPr>
            </w:pPr>
          </w:p>
        </w:tc>
        <w:tc>
          <w:tcPr>
            <w:tcW w:w="1015" w:type="dxa"/>
            <w:vAlign w:val="center"/>
          </w:tcPr>
          <w:p w14:paraId="2A4EBA2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64189892">
            <w:pPr>
              <w:widowControl/>
              <w:spacing w:line="240" w:lineRule="exact"/>
              <w:jc w:val="center"/>
              <w:rPr>
                <w:rFonts w:eastAsia="黑体"/>
                <w:bCs/>
                <w:color w:val="000000" w:themeColor="text1"/>
                <w:kern w:val="0"/>
                <w:sz w:val="18"/>
                <w:szCs w:val="18"/>
                <w:highlight w:val="none"/>
              </w:rPr>
            </w:pPr>
          </w:p>
        </w:tc>
        <w:tc>
          <w:tcPr>
            <w:tcW w:w="1015" w:type="dxa"/>
            <w:vAlign w:val="center"/>
          </w:tcPr>
          <w:p w14:paraId="1EA1F5A7">
            <w:pPr>
              <w:widowControl/>
              <w:spacing w:line="240" w:lineRule="exact"/>
              <w:jc w:val="center"/>
              <w:rPr>
                <w:rFonts w:eastAsia="黑体"/>
                <w:bCs/>
                <w:color w:val="000000" w:themeColor="text1"/>
                <w:kern w:val="0"/>
                <w:sz w:val="18"/>
                <w:szCs w:val="18"/>
                <w:highlight w:val="none"/>
              </w:rPr>
            </w:pPr>
          </w:p>
        </w:tc>
        <w:tc>
          <w:tcPr>
            <w:tcW w:w="1015" w:type="dxa"/>
            <w:vAlign w:val="center"/>
          </w:tcPr>
          <w:p w14:paraId="4659CEA0">
            <w:pPr>
              <w:widowControl/>
              <w:spacing w:line="240" w:lineRule="exact"/>
              <w:jc w:val="center"/>
              <w:rPr>
                <w:rFonts w:eastAsia="黑体"/>
                <w:bCs/>
                <w:color w:val="000000" w:themeColor="text1"/>
                <w:kern w:val="0"/>
                <w:sz w:val="18"/>
                <w:szCs w:val="18"/>
                <w:highlight w:val="none"/>
              </w:rPr>
            </w:pPr>
          </w:p>
        </w:tc>
        <w:tc>
          <w:tcPr>
            <w:tcW w:w="1015" w:type="dxa"/>
            <w:vAlign w:val="center"/>
          </w:tcPr>
          <w:p w14:paraId="7E58AA7C">
            <w:pPr>
              <w:widowControl/>
              <w:spacing w:line="240" w:lineRule="exact"/>
              <w:jc w:val="center"/>
              <w:rPr>
                <w:rFonts w:eastAsia="黑体"/>
                <w:bCs/>
                <w:color w:val="000000" w:themeColor="text1"/>
                <w:kern w:val="0"/>
                <w:sz w:val="18"/>
                <w:szCs w:val="18"/>
                <w:highlight w:val="none"/>
              </w:rPr>
            </w:pPr>
          </w:p>
        </w:tc>
        <w:tc>
          <w:tcPr>
            <w:tcW w:w="1016" w:type="dxa"/>
            <w:vAlign w:val="center"/>
          </w:tcPr>
          <w:p w14:paraId="2A915980">
            <w:pPr>
              <w:widowControl/>
              <w:spacing w:line="240" w:lineRule="exact"/>
              <w:jc w:val="center"/>
              <w:rPr>
                <w:rFonts w:eastAsia="黑体"/>
                <w:bCs/>
                <w:color w:val="000000" w:themeColor="text1"/>
                <w:kern w:val="0"/>
                <w:sz w:val="18"/>
                <w:szCs w:val="18"/>
                <w:highlight w:val="none"/>
              </w:rPr>
            </w:pPr>
          </w:p>
        </w:tc>
      </w:tr>
      <w:tr w14:paraId="7D96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545F96B7">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军事理论与国家安全</w:t>
            </w:r>
          </w:p>
        </w:tc>
        <w:tc>
          <w:tcPr>
            <w:tcW w:w="1015" w:type="dxa"/>
            <w:vAlign w:val="center"/>
          </w:tcPr>
          <w:p w14:paraId="7225BFD2">
            <w:pPr>
              <w:widowControl/>
              <w:spacing w:line="240" w:lineRule="exact"/>
              <w:jc w:val="center"/>
              <w:rPr>
                <w:rFonts w:eastAsia="黑体"/>
                <w:bCs/>
                <w:color w:val="000000" w:themeColor="text1"/>
                <w:kern w:val="0"/>
                <w:sz w:val="18"/>
                <w:szCs w:val="18"/>
                <w:highlight w:val="none"/>
              </w:rPr>
            </w:pPr>
          </w:p>
        </w:tc>
        <w:tc>
          <w:tcPr>
            <w:tcW w:w="1015" w:type="dxa"/>
            <w:vAlign w:val="center"/>
          </w:tcPr>
          <w:p w14:paraId="2D3CD739">
            <w:pPr>
              <w:widowControl/>
              <w:spacing w:line="240" w:lineRule="exact"/>
              <w:jc w:val="center"/>
              <w:rPr>
                <w:rFonts w:eastAsia="黑体"/>
                <w:bCs/>
                <w:color w:val="000000" w:themeColor="text1"/>
                <w:kern w:val="0"/>
                <w:sz w:val="18"/>
                <w:szCs w:val="18"/>
                <w:highlight w:val="none"/>
              </w:rPr>
            </w:pPr>
          </w:p>
        </w:tc>
        <w:tc>
          <w:tcPr>
            <w:tcW w:w="1015" w:type="dxa"/>
            <w:vAlign w:val="center"/>
          </w:tcPr>
          <w:p w14:paraId="121969F8">
            <w:pPr>
              <w:widowControl/>
              <w:spacing w:line="240" w:lineRule="exact"/>
              <w:jc w:val="center"/>
              <w:rPr>
                <w:rFonts w:eastAsia="黑体"/>
                <w:bCs/>
                <w:color w:val="000000" w:themeColor="text1"/>
                <w:kern w:val="0"/>
                <w:sz w:val="18"/>
                <w:szCs w:val="18"/>
                <w:highlight w:val="none"/>
              </w:rPr>
            </w:pPr>
          </w:p>
        </w:tc>
        <w:tc>
          <w:tcPr>
            <w:tcW w:w="1016" w:type="dxa"/>
            <w:vAlign w:val="center"/>
          </w:tcPr>
          <w:p w14:paraId="740314C6">
            <w:pPr>
              <w:widowControl/>
              <w:spacing w:line="240" w:lineRule="exact"/>
              <w:jc w:val="center"/>
              <w:rPr>
                <w:rFonts w:eastAsia="黑体"/>
                <w:bCs/>
                <w:color w:val="000000" w:themeColor="text1"/>
                <w:kern w:val="0"/>
                <w:sz w:val="18"/>
                <w:szCs w:val="18"/>
                <w:highlight w:val="none"/>
              </w:rPr>
            </w:pPr>
          </w:p>
        </w:tc>
        <w:tc>
          <w:tcPr>
            <w:tcW w:w="1015" w:type="dxa"/>
            <w:vAlign w:val="center"/>
          </w:tcPr>
          <w:p w14:paraId="3540ED49">
            <w:pPr>
              <w:widowControl/>
              <w:spacing w:line="240" w:lineRule="exact"/>
              <w:jc w:val="center"/>
              <w:rPr>
                <w:rFonts w:eastAsia="黑体"/>
                <w:bCs/>
                <w:color w:val="000000" w:themeColor="text1"/>
                <w:kern w:val="0"/>
                <w:sz w:val="18"/>
                <w:szCs w:val="18"/>
                <w:highlight w:val="none"/>
              </w:rPr>
            </w:pPr>
          </w:p>
        </w:tc>
        <w:tc>
          <w:tcPr>
            <w:tcW w:w="1015" w:type="dxa"/>
            <w:vAlign w:val="center"/>
          </w:tcPr>
          <w:p w14:paraId="4B0B5E20">
            <w:pPr>
              <w:widowControl/>
              <w:spacing w:line="240" w:lineRule="exact"/>
              <w:jc w:val="center"/>
              <w:rPr>
                <w:rFonts w:eastAsia="黑体"/>
                <w:bCs/>
                <w:color w:val="000000" w:themeColor="text1"/>
                <w:kern w:val="0"/>
                <w:sz w:val="18"/>
                <w:szCs w:val="18"/>
                <w:highlight w:val="none"/>
              </w:rPr>
            </w:pPr>
          </w:p>
        </w:tc>
        <w:tc>
          <w:tcPr>
            <w:tcW w:w="1016" w:type="dxa"/>
            <w:vAlign w:val="center"/>
          </w:tcPr>
          <w:p w14:paraId="1104FE74">
            <w:pPr>
              <w:widowControl/>
              <w:spacing w:line="240" w:lineRule="exact"/>
              <w:jc w:val="center"/>
              <w:rPr>
                <w:rFonts w:eastAsia="黑体"/>
                <w:bCs/>
                <w:color w:val="000000" w:themeColor="text1"/>
                <w:kern w:val="0"/>
                <w:sz w:val="18"/>
                <w:szCs w:val="18"/>
                <w:highlight w:val="none"/>
              </w:rPr>
            </w:pPr>
          </w:p>
        </w:tc>
        <w:tc>
          <w:tcPr>
            <w:tcW w:w="1015" w:type="dxa"/>
            <w:vAlign w:val="center"/>
          </w:tcPr>
          <w:p w14:paraId="07A260A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7B622567">
            <w:pPr>
              <w:widowControl/>
              <w:spacing w:line="240" w:lineRule="exact"/>
              <w:jc w:val="center"/>
              <w:rPr>
                <w:rFonts w:eastAsia="黑体"/>
                <w:bCs/>
                <w:color w:val="000000" w:themeColor="text1"/>
                <w:kern w:val="0"/>
                <w:sz w:val="18"/>
                <w:szCs w:val="18"/>
                <w:highlight w:val="none"/>
              </w:rPr>
            </w:pPr>
          </w:p>
        </w:tc>
        <w:tc>
          <w:tcPr>
            <w:tcW w:w="1015" w:type="dxa"/>
            <w:vAlign w:val="center"/>
          </w:tcPr>
          <w:p w14:paraId="7F41D899">
            <w:pPr>
              <w:widowControl/>
              <w:spacing w:line="240" w:lineRule="exact"/>
              <w:jc w:val="center"/>
              <w:rPr>
                <w:rFonts w:eastAsia="黑体"/>
                <w:bCs/>
                <w:color w:val="000000" w:themeColor="text1"/>
                <w:kern w:val="0"/>
                <w:sz w:val="18"/>
                <w:szCs w:val="18"/>
                <w:highlight w:val="none"/>
              </w:rPr>
            </w:pPr>
          </w:p>
        </w:tc>
        <w:tc>
          <w:tcPr>
            <w:tcW w:w="1016" w:type="dxa"/>
            <w:vAlign w:val="center"/>
          </w:tcPr>
          <w:p w14:paraId="1C1F7346">
            <w:pPr>
              <w:widowControl/>
              <w:spacing w:line="240" w:lineRule="exact"/>
              <w:jc w:val="center"/>
              <w:rPr>
                <w:rFonts w:eastAsia="黑体"/>
                <w:bCs/>
                <w:color w:val="000000" w:themeColor="text1"/>
                <w:kern w:val="0"/>
                <w:sz w:val="18"/>
                <w:szCs w:val="18"/>
                <w:highlight w:val="none"/>
              </w:rPr>
            </w:pPr>
          </w:p>
        </w:tc>
      </w:tr>
      <w:tr w14:paraId="135D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001D30E2">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军事技能</w:t>
            </w:r>
          </w:p>
        </w:tc>
        <w:tc>
          <w:tcPr>
            <w:tcW w:w="1015" w:type="dxa"/>
            <w:vAlign w:val="center"/>
          </w:tcPr>
          <w:p w14:paraId="7AE90F10">
            <w:pPr>
              <w:widowControl/>
              <w:spacing w:line="240" w:lineRule="exact"/>
              <w:jc w:val="center"/>
              <w:rPr>
                <w:rFonts w:eastAsia="黑体"/>
                <w:bCs/>
                <w:color w:val="000000" w:themeColor="text1"/>
                <w:kern w:val="0"/>
                <w:sz w:val="18"/>
                <w:szCs w:val="18"/>
                <w:highlight w:val="none"/>
              </w:rPr>
            </w:pPr>
          </w:p>
        </w:tc>
        <w:tc>
          <w:tcPr>
            <w:tcW w:w="1015" w:type="dxa"/>
            <w:vAlign w:val="center"/>
          </w:tcPr>
          <w:p w14:paraId="59F3C529">
            <w:pPr>
              <w:widowControl/>
              <w:spacing w:line="240" w:lineRule="exact"/>
              <w:jc w:val="center"/>
              <w:rPr>
                <w:rFonts w:eastAsia="黑体"/>
                <w:bCs/>
                <w:color w:val="000000" w:themeColor="text1"/>
                <w:kern w:val="0"/>
                <w:sz w:val="18"/>
                <w:szCs w:val="18"/>
                <w:highlight w:val="none"/>
              </w:rPr>
            </w:pPr>
          </w:p>
        </w:tc>
        <w:tc>
          <w:tcPr>
            <w:tcW w:w="1015" w:type="dxa"/>
            <w:vAlign w:val="center"/>
          </w:tcPr>
          <w:p w14:paraId="77DF90C8">
            <w:pPr>
              <w:widowControl/>
              <w:spacing w:line="240" w:lineRule="exact"/>
              <w:jc w:val="center"/>
              <w:rPr>
                <w:rFonts w:eastAsia="黑体"/>
                <w:bCs/>
                <w:color w:val="000000" w:themeColor="text1"/>
                <w:kern w:val="0"/>
                <w:sz w:val="18"/>
                <w:szCs w:val="18"/>
                <w:highlight w:val="none"/>
              </w:rPr>
            </w:pPr>
          </w:p>
        </w:tc>
        <w:tc>
          <w:tcPr>
            <w:tcW w:w="1016" w:type="dxa"/>
            <w:vAlign w:val="center"/>
          </w:tcPr>
          <w:p w14:paraId="56C22F28">
            <w:pPr>
              <w:widowControl/>
              <w:spacing w:line="240" w:lineRule="exact"/>
              <w:jc w:val="center"/>
              <w:rPr>
                <w:rFonts w:eastAsia="黑体"/>
                <w:bCs/>
                <w:color w:val="000000" w:themeColor="text1"/>
                <w:kern w:val="0"/>
                <w:sz w:val="18"/>
                <w:szCs w:val="18"/>
                <w:highlight w:val="none"/>
              </w:rPr>
            </w:pPr>
          </w:p>
        </w:tc>
        <w:tc>
          <w:tcPr>
            <w:tcW w:w="1015" w:type="dxa"/>
            <w:vAlign w:val="center"/>
          </w:tcPr>
          <w:p w14:paraId="7297FDF3">
            <w:pPr>
              <w:widowControl/>
              <w:spacing w:line="240" w:lineRule="exact"/>
              <w:jc w:val="center"/>
              <w:rPr>
                <w:rFonts w:eastAsia="黑体"/>
                <w:bCs/>
                <w:color w:val="000000" w:themeColor="text1"/>
                <w:kern w:val="0"/>
                <w:sz w:val="18"/>
                <w:szCs w:val="18"/>
                <w:highlight w:val="none"/>
              </w:rPr>
            </w:pPr>
          </w:p>
        </w:tc>
        <w:tc>
          <w:tcPr>
            <w:tcW w:w="1015" w:type="dxa"/>
            <w:vAlign w:val="center"/>
          </w:tcPr>
          <w:p w14:paraId="040D26BD">
            <w:pPr>
              <w:widowControl/>
              <w:spacing w:line="240" w:lineRule="exact"/>
              <w:jc w:val="center"/>
              <w:rPr>
                <w:rFonts w:eastAsia="黑体"/>
                <w:bCs/>
                <w:color w:val="000000" w:themeColor="text1"/>
                <w:kern w:val="0"/>
                <w:sz w:val="18"/>
                <w:szCs w:val="18"/>
                <w:highlight w:val="none"/>
              </w:rPr>
            </w:pPr>
          </w:p>
        </w:tc>
        <w:tc>
          <w:tcPr>
            <w:tcW w:w="1016" w:type="dxa"/>
            <w:vAlign w:val="center"/>
          </w:tcPr>
          <w:p w14:paraId="68477E7B">
            <w:pPr>
              <w:widowControl/>
              <w:spacing w:line="240" w:lineRule="exact"/>
              <w:jc w:val="center"/>
              <w:rPr>
                <w:rFonts w:eastAsia="黑体"/>
                <w:bCs/>
                <w:color w:val="000000" w:themeColor="text1"/>
                <w:kern w:val="0"/>
                <w:sz w:val="18"/>
                <w:szCs w:val="18"/>
                <w:highlight w:val="none"/>
              </w:rPr>
            </w:pPr>
          </w:p>
        </w:tc>
        <w:tc>
          <w:tcPr>
            <w:tcW w:w="1015" w:type="dxa"/>
            <w:vAlign w:val="center"/>
          </w:tcPr>
          <w:p w14:paraId="19CC278D">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48161128">
            <w:pPr>
              <w:widowControl/>
              <w:spacing w:line="240" w:lineRule="exact"/>
              <w:jc w:val="center"/>
              <w:rPr>
                <w:rFonts w:eastAsia="黑体"/>
                <w:bCs/>
                <w:color w:val="000000" w:themeColor="text1"/>
                <w:kern w:val="0"/>
                <w:sz w:val="18"/>
                <w:szCs w:val="18"/>
                <w:highlight w:val="none"/>
              </w:rPr>
            </w:pPr>
          </w:p>
        </w:tc>
        <w:tc>
          <w:tcPr>
            <w:tcW w:w="1015" w:type="dxa"/>
            <w:vAlign w:val="center"/>
          </w:tcPr>
          <w:p w14:paraId="119D0992">
            <w:pPr>
              <w:widowControl/>
              <w:spacing w:line="240" w:lineRule="exact"/>
              <w:jc w:val="center"/>
              <w:rPr>
                <w:rFonts w:eastAsia="黑体"/>
                <w:bCs/>
                <w:color w:val="000000" w:themeColor="text1"/>
                <w:kern w:val="0"/>
                <w:sz w:val="18"/>
                <w:szCs w:val="18"/>
                <w:highlight w:val="none"/>
              </w:rPr>
            </w:pPr>
          </w:p>
        </w:tc>
        <w:tc>
          <w:tcPr>
            <w:tcW w:w="1016" w:type="dxa"/>
            <w:vAlign w:val="center"/>
          </w:tcPr>
          <w:p w14:paraId="5084D7F1">
            <w:pPr>
              <w:widowControl/>
              <w:spacing w:line="240" w:lineRule="exact"/>
              <w:jc w:val="center"/>
              <w:rPr>
                <w:rFonts w:eastAsia="黑体"/>
                <w:bCs/>
                <w:color w:val="000000" w:themeColor="text1"/>
                <w:kern w:val="0"/>
                <w:sz w:val="18"/>
                <w:szCs w:val="18"/>
                <w:highlight w:val="none"/>
              </w:rPr>
            </w:pPr>
          </w:p>
        </w:tc>
      </w:tr>
      <w:tr w14:paraId="575B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46F19CF">
            <w:pPr>
              <w:widowControl/>
              <w:spacing w:line="240" w:lineRule="exact"/>
              <w:jc w:val="left"/>
              <w:rPr>
                <w:rFonts w:eastAsia="黑体"/>
                <w:bCs/>
                <w:kern w:val="0"/>
                <w:sz w:val="18"/>
                <w:szCs w:val="18"/>
                <w:highlight w:val="none"/>
              </w:rPr>
            </w:pPr>
            <w:r>
              <w:rPr>
                <w:rFonts w:hint="eastAsia" w:eastAsiaTheme="minorEastAsia"/>
                <w:kern w:val="0"/>
                <w:sz w:val="18"/>
                <w:szCs w:val="18"/>
                <w:highlight w:val="none"/>
              </w:rPr>
              <w:t>基础英语</w:t>
            </w:r>
            <w:r>
              <w:rPr>
                <w:rFonts w:eastAsiaTheme="minorEastAsia"/>
                <w:kern w:val="0"/>
                <w:sz w:val="18"/>
                <w:szCs w:val="18"/>
                <w:highlight w:val="none"/>
              </w:rPr>
              <w:t>-1</w:t>
            </w:r>
          </w:p>
        </w:tc>
        <w:tc>
          <w:tcPr>
            <w:tcW w:w="1015" w:type="dxa"/>
            <w:vAlign w:val="center"/>
          </w:tcPr>
          <w:p w14:paraId="653E06EB">
            <w:pPr>
              <w:widowControl/>
              <w:spacing w:line="240" w:lineRule="exact"/>
              <w:jc w:val="center"/>
              <w:rPr>
                <w:rFonts w:eastAsia="黑体"/>
                <w:bCs/>
                <w:color w:val="000000" w:themeColor="text1"/>
                <w:kern w:val="0"/>
                <w:sz w:val="18"/>
                <w:szCs w:val="18"/>
                <w:highlight w:val="none"/>
              </w:rPr>
            </w:pPr>
          </w:p>
        </w:tc>
        <w:tc>
          <w:tcPr>
            <w:tcW w:w="1015" w:type="dxa"/>
            <w:vAlign w:val="center"/>
          </w:tcPr>
          <w:p w14:paraId="179C54CB">
            <w:pPr>
              <w:widowControl/>
              <w:spacing w:line="240" w:lineRule="exact"/>
              <w:jc w:val="center"/>
              <w:rPr>
                <w:rFonts w:eastAsia="黑体"/>
                <w:bCs/>
                <w:color w:val="000000" w:themeColor="text1"/>
                <w:kern w:val="0"/>
                <w:sz w:val="18"/>
                <w:szCs w:val="18"/>
                <w:highlight w:val="none"/>
              </w:rPr>
            </w:pPr>
          </w:p>
        </w:tc>
        <w:tc>
          <w:tcPr>
            <w:tcW w:w="1015" w:type="dxa"/>
            <w:vAlign w:val="center"/>
          </w:tcPr>
          <w:p w14:paraId="636DA70B">
            <w:pPr>
              <w:widowControl/>
              <w:spacing w:line="240" w:lineRule="exact"/>
              <w:jc w:val="center"/>
              <w:rPr>
                <w:rFonts w:eastAsia="黑体"/>
                <w:bCs/>
                <w:color w:val="000000" w:themeColor="text1"/>
                <w:kern w:val="0"/>
                <w:sz w:val="18"/>
                <w:szCs w:val="18"/>
                <w:highlight w:val="none"/>
              </w:rPr>
            </w:pPr>
          </w:p>
        </w:tc>
        <w:tc>
          <w:tcPr>
            <w:tcW w:w="1016" w:type="dxa"/>
            <w:vAlign w:val="center"/>
          </w:tcPr>
          <w:p w14:paraId="00AE2CCA">
            <w:pPr>
              <w:widowControl/>
              <w:spacing w:line="240" w:lineRule="exact"/>
              <w:jc w:val="center"/>
              <w:rPr>
                <w:rFonts w:eastAsia="黑体"/>
                <w:bCs/>
                <w:color w:val="000000" w:themeColor="text1"/>
                <w:kern w:val="0"/>
                <w:sz w:val="18"/>
                <w:szCs w:val="18"/>
                <w:highlight w:val="none"/>
              </w:rPr>
            </w:pPr>
          </w:p>
        </w:tc>
        <w:tc>
          <w:tcPr>
            <w:tcW w:w="1015" w:type="dxa"/>
            <w:vAlign w:val="center"/>
          </w:tcPr>
          <w:p w14:paraId="34F8E20D">
            <w:pPr>
              <w:widowControl/>
              <w:spacing w:line="240" w:lineRule="exact"/>
              <w:jc w:val="center"/>
              <w:rPr>
                <w:rFonts w:eastAsia="黑体"/>
                <w:bCs/>
                <w:color w:val="000000" w:themeColor="text1"/>
                <w:kern w:val="0"/>
                <w:sz w:val="18"/>
                <w:szCs w:val="18"/>
                <w:highlight w:val="none"/>
              </w:rPr>
            </w:pPr>
          </w:p>
        </w:tc>
        <w:tc>
          <w:tcPr>
            <w:tcW w:w="1015" w:type="dxa"/>
            <w:vAlign w:val="center"/>
          </w:tcPr>
          <w:p w14:paraId="4DD0ADCA">
            <w:pPr>
              <w:widowControl/>
              <w:spacing w:line="240" w:lineRule="exact"/>
              <w:jc w:val="center"/>
              <w:rPr>
                <w:rFonts w:eastAsia="黑体"/>
                <w:bCs/>
                <w:color w:val="000000" w:themeColor="text1"/>
                <w:kern w:val="0"/>
                <w:sz w:val="18"/>
                <w:szCs w:val="18"/>
                <w:highlight w:val="none"/>
              </w:rPr>
            </w:pPr>
          </w:p>
        </w:tc>
        <w:tc>
          <w:tcPr>
            <w:tcW w:w="1016" w:type="dxa"/>
            <w:vAlign w:val="center"/>
          </w:tcPr>
          <w:p w14:paraId="45907D1D">
            <w:pPr>
              <w:widowControl/>
              <w:spacing w:line="240" w:lineRule="exact"/>
              <w:jc w:val="center"/>
              <w:rPr>
                <w:rFonts w:eastAsia="黑体"/>
                <w:bCs/>
                <w:color w:val="000000" w:themeColor="text1"/>
                <w:kern w:val="0"/>
                <w:sz w:val="18"/>
                <w:szCs w:val="18"/>
                <w:highlight w:val="none"/>
              </w:rPr>
            </w:pPr>
          </w:p>
        </w:tc>
        <w:tc>
          <w:tcPr>
            <w:tcW w:w="1015" w:type="dxa"/>
            <w:vAlign w:val="center"/>
          </w:tcPr>
          <w:p w14:paraId="531C9EF8">
            <w:pPr>
              <w:widowControl/>
              <w:spacing w:line="240" w:lineRule="exact"/>
              <w:jc w:val="center"/>
              <w:rPr>
                <w:rFonts w:eastAsia="黑体"/>
                <w:bCs/>
                <w:color w:val="000000" w:themeColor="text1"/>
                <w:kern w:val="0"/>
                <w:sz w:val="18"/>
                <w:szCs w:val="18"/>
                <w:highlight w:val="none"/>
              </w:rPr>
            </w:pPr>
          </w:p>
        </w:tc>
        <w:tc>
          <w:tcPr>
            <w:tcW w:w="1015" w:type="dxa"/>
            <w:vAlign w:val="center"/>
          </w:tcPr>
          <w:p w14:paraId="0C0B7D5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FD44601">
            <w:pPr>
              <w:widowControl/>
              <w:spacing w:line="240" w:lineRule="exact"/>
              <w:jc w:val="center"/>
              <w:rPr>
                <w:rFonts w:eastAsia="黑体"/>
                <w:bCs/>
                <w:color w:val="000000" w:themeColor="text1"/>
                <w:kern w:val="0"/>
                <w:sz w:val="18"/>
                <w:szCs w:val="18"/>
                <w:highlight w:val="none"/>
              </w:rPr>
            </w:pPr>
          </w:p>
        </w:tc>
        <w:tc>
          <w:tcPr>
            <w:tcW w:w="1016" w:type="dxa"/>
            <w:vAlign w:val="center"/>
          </w:tcPr>
          <w:p w14:paraId="7D8E4E34">
            <w:pPr>
              <w:widowControl/>
              <w:spacing w:line="240" w:lineRule="exact"/>
              <w:jc w:val="center"/>
              <w:rPr>
                <w:rFonts w:eastAsia="黑体"/>
                <w:bCs/>
                <w:color w:val="000000" w:themeColor="text1"/>
                <w:kern w:val="0"/>
                <w:sz w:val="18"/>
                <w:szCs w:val="18"/>
                <w:highlight w:val="none"/>
              </w:rPr>
            </w:pPr>
          </w:p>
        </w:tc>
      </w:tr>
      <w:tr w14:paraId="6692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5F5ED876">
            <w:pPr>
              <w:widowControl/>
              <w:spacing w:line="240" w:lineRule="exact"/>
              <w:jc w:val="left"/>
              <w:rPr>
                <w:rFonts w:eastAsia="黑体"/>
                <w:bCs/>
                <w:kern w:val="0"/>
                <w:sz w:val="18"/>
                <w:szCs w:val="18"/>
                <w:highlight w:val="none"/>
              </w:rPr>
            </w:pPr>
            <w:r>
              <w:rPr>
                <w:rFonts w:hint="eastAsia" w:eastAsiaTheme="minorEastAsia"/>
                <w:kern w:val="0"/>
                <w:sz w:val="18"/>
                <w:szCs w:val="18"/>
                <w:highlight w:val="none"/>
              </w:rPr>
              <w:t>人工智能导论</w:t>
            </w:r>
            <w:r>
              <w:rPr>
                <w:rFonts w:eastAsiaTheme="minorEastAsia"/>
                <w:kern w:val="0"/>
                <w:sz w:val="18"/>
                <w:szCs w:val="18"/>
                <w:highlight w:val="none"/>
              </w:rPr>
              <w:t>A</w:t>
            </w:r>
          </w:p>
        </w:tc>
        <w:tc>
          <w:tcPr>
            <w:tcW w:w="1015" w:type="dxa"/>
            <w:vAlign w:val="center"/>
          </w:tcPr>
          <w:p w14:paraId="54A31BE7">
            <w:pPr>
              <w:widowControl/>
              <w:spacing w:line="240" w:lineRule="exact"/>
              <w:jc w:val="center"/>
              <w:rPr>
                <w:rFonts w:eastAsia="黑体"/>
                <w:bCs/>
                <w:color w:val="000000" w:themeColor="text1"/>
                <w:kern w:val="0"/>
                <w:sz w:val="18"/>
                <w:szCs w:val="18"/>
                <w:highlight w:val="none"/>
              </w:rPr>
            </w:pPr>
          </w:p>
        </w:tc>
        <w:tc>
          <w:tcPr>
            <w:tcW w:w="1015" w:type="dxa"/>
            <w:vAlign w:val="center"/>
          </w:tcPr>
          <w:p w14:paraId="1072627C">
            <w:pPr>
              <w:widowControl/>
              <w:spacing w:line="240" w:lineRule="exact"/>
              <w:jc w:val="center"/>
              <w:rPr>
                <w:rFonts w:eastAsia="黑体"/>
                <w:bCs/>
                <w:color w:val="000000" w:themeColor="text1"/>
                <w:kern w:val="0"/>
                <w:sz w:val="18"/>
                <w:szCs w:val="18"/>
                <w:highlight w:val="none"/>
              </w:rPr>
            </w:pPr>
          </w:p>
        </w:tc>
        <w:tc>
          <w:tcPr>
            <w:tcW w:w="1015" w:type="dxa"/>
            <w:vAlign w:val="center"/>
          </w:tcPr>
          <w:p w14:paraId="0F38E24D">
            <w:pPr>
              <w:widowControl/>
              <w:spacing w:line="240" w:lineRule="exact"/>
              <w:jc w:val="center"/>
              <w:rPr>
                <w:rFonts w:eastAsia="黑体"/>
                <w:bCs/>
                <w:color w:val="000000" w:themeColor="text1"/>
                <w:kern w:val="0"/>
                <w:sz w:val="18"/>
                <w:szCs w:val="18"/>
                <w:highlight w:val="none"/>
              </w:rPr>
            </w:pPr>
          </w:p>
        </w:tc>
        <w:tc>
          <w:tcPr>
            <w:tcW w:w="1016" w:type="dxa"/>
            <w:vAlign w:val="center"/>
          </w:tcPr>
          <w:p w14:paraId="144E60BE">
            <w:pPr>
              <w:widowControl/>
              <w:spacing w:line="240" w:lineRule="exact"/>
              <w:jc w:val="center"/>
              <w:rPr>
                <w:rFonts w:eastAsia="黑体"/>
                <w:bCs/>
                <w:color w:val="000000" w:themeColor="text1"/>
                <w:kern w:val="0"/>
                <w:sz w:val="18"/>
                <w:szCs w:val="18"/>
                <w:highlight w:val="none"/>
              </w:rPr>
            </w:pPr>
          </w:p>
        </w:tc>
        <w:tc>
          <w:tcPr>
            <w:tcW w:w="1015" w:type="dxa"/>
            <w:vAlign w:val="center"/>
          </w:tcPr>
          <w:p w14:paraId="1DE2186A">
            <w:pPr>
              <w:widowControl/>
              <w:spacing w:line="240" w:lineRule="exact"/>
              <w:jc w:val="center"/>
              <w:rPr>
                <w:rFonts w:eastAsia="黑体"/>
                <w:bCs/>
                <w:color w:val="000000" w:themeColor="text1"/>
                <w:kern w:val="0"/>
                <w:sz w:val="18"/>
                <w:szCs w:val="18"/>
                <w:highlight w:val="none"/>
              </w:rPr>
            </w:pPr>
          </w:p>
        </w:tc>
        <w:tc>
          <w:tcPr>
            <w:tcW w:w="1015" w:type="dxa"/>
            <w:vAlign w:val="center"/>
          </w:tcPr>
          <w:p w14:paraId="1ED8B2A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5F414A57">
            <w:pPr>
              <w:widowControl/>
              <w:spacing w:line="240" w:lineRule="exact"/>
              <w:jc w:val="center"/>
              <w:rPr>
                <w:rFonts w:eastAsia="黑体"/>
                <w:bCs/>
                <w:color w:val="000000" w:themeColor="text1"/>
                <w:kern w:val="0"/>
                <w:sz w:val="18"/>
                <w:szCs w:val="18"/>
                <w:highlight w:val="none"/>
              </w:rPr>
            </w:pPr>
          </w:p>
        </w:tc>
        <w:tc>
          <w:tcPr>
            <w:tcW w:w="1015" w:type="dxa"/>
            <w:vAlign w:val="center"/>
          </w:tcPr>
          <w:p w14:paraId="66CDC6DE">
            <w:pPr>
              <w:widowControl/>
              <w:spacing w:line="240" w:lineRule="exact"/>
              <w:jc w:val="center"/>
              <w:rPr>
                <w:rFonts w:eastAsia="黑体"/>
                <w:bCs/>
                <w:color w:val="000000" w:themeColor="text1"/>
                <w:kern w:val="0"/>
                <w:sz w:val="18"/>
                <w:szCs w:val="18"/>
                <w:highlight w:val="none"/>
              </w:rPr>
            </w:pPr>
          </w:p>
        </w:tc>
        <w:tc>
          <w:tcPr>
            <w:tcW w:w="1015" w:type="dxa"/>
            <w:vAlign w:val="center"/>
          </w:tcPr>
          <w:p w14:paraId="7F532117">
            <w:pPr>
              <w:widowControl/>
              <w:spacing w:line="240" w:lineRule="exact"/>
              <w:jc w:val="center"/>
              <w:rPr>
                <w:rFonts w:eastAsia="黑体"/>
                <w:bCs/>
                <w:color w:val="000000" w:themeColor="text1"/>
                <w:kern w:val="0"/>
                <w:sz w:val="18"/>
                <w:szCs w:val="18"/>
                <w:highlight w:val="none"/>
              </w:rPr>
            </w:pPr>
          </w:p>
        </w:tc>
        <w:tc>
          <w:tcPr>
            <w:tcW w:w="1015" w:type="dxa"/>
            <w:vAlign w:val="center"/>
          </w:tcPr>
          <w:p w14:paraId="33296585">
            <w:pPr>
              <w:widowControl/>
              <w:spacing w:line="240" w:lineRule="exact"/>
              <w:jc w:val="center"/>
              <w:rPr>
                <w:rFonts w:eastAsia="黑体"/>
                <w:bCs/>
                <w:color w:val="000000" w:themeColor="text1"/>
                <w:kern w:val="0"/>
                <w:sz w:val="18"/>
                <w:szCs w:val="18"/>
                <w:highlight w:val="none"/>
              </w:rPr>
            </w:pPr>
          </w:p>
        </w:tc>
        <w:tc>
          <w:tcPr>
            <w:tcW w:w="1016" w:type="dxa"/>
            <w:vAlign w:val="center"/>
          </w:tcPr>
          <w:p w14:paraId="5628640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r>
      <w:tr w14:paraId="4278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055901E">
            <w:pPr>
              <w:widowControl/>
              <w:spacing w:line="240" w:lineRule="exact"/>
              <w:jc w:val="left"/>
              <w:rPr>
                <w:rFonts w:eastAsia="黑体"/>
                <w:bCs/>
                <w:kern w:val="0"/>
                <w:sz w:val="18"/>
                <w:szCs w:val="18"/>
                <w:highlight w:val="none"/>
              </w:rPr>
            </w:pPr>
            <w:r>
              <w:rPr>
                <w:rFonts w:hint="eastAsia" w:eastAsiaTheme="minorEastAsia"/>
                <w:kern w:val="0"/>
                <w:sz w:val="18"/>
                <w:szCs w:val="18"/>
                <w:highlight w:val="none"/>
              </w:rPr>
              <w:t>大学生职业发展与就业指导</w:t>
            </w:r>
            <w:r>
              <w:rPr>
                <w:rFonts w:eastAsiaTheme="minorEastAsia"/>
                <w:kern w:val="0"/>
                <w:sz w:val="18"/>
                <w:szCs w:val="18"/>
                <w:highlight w:val="none"/>
              </w:rPr>
              <w:t>-1</w:t>
            </w:r>
          </w:p>
        </w:tc>
        <w:tc>
          <w:tcPr>
            <w:tcW w:w="1015" w:type="dxa"/>
            <w:vAlign w:val="center"/>
          </w:tcPr>
          <w:p w14:paraId="3D868034">
            <w:pPr>
              <w:widowControl/>
              <w:spacing w:line="240" w:lineRule="exact"/>
              <w:jc w:val="center"/>
              <w:rPr>
                <w:rFonts w:eastAsia="黑体"/>
                <w:bCs/>
                <w:color w:val="000000" w:themeColor="text1"/>
                <w:kern w:val="0"/>
                <w:sz w:val="18"/>
                <w:szCs w:val="18"/>
                <w:highlight w:val="none"/>
              </w:rPr>
            </w:pPr>
          </w:p>
        </w:tc>
        <w:tc>
          <w:tcPr>
            <w:tcW w:w="1015" w:type="dxa"/>
            <w:vAlign w:val="center"/>
          </w:tcPr>
          <w:p w14:paraId="6BF1124C">
            <w:pPr>
              <w:widowControl/>
              <w:spacing w:line="240" w:lineRule="exact"/>
              <w:jc w:val="center"/>
              <w:rPr>
                <w:rFonts w:eastAsia="黑体"/>
                <w:bCs/>
                <w:color w:val="000000" w:themeColor="text1"/>
                <w:kern w:val="0"/>
                <w:sz w:val="18"/>
                <w:szCs w:val="18"/>
                <w:highlight w:val="none"/>
              </w:rPr>
            </w:pPr>
          </w:p>
        </w:tc>
        <w:tc>
          <w:tcPr>
            <w:tcW w:w="1015" w:type="dxa"/>
            <w:vAlign w:val="center"/>
          </w:tcPr>
          <w:p w14:paraId="1A57CB6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3523B199">
            <w:pPr>
              <w:widowControl/>
              <w:spacing w:line="240" w:lineRule="exact"/>
              <w:jc w:val="center"/>
              <w:rPr>
                <w:rFonts w:eastAsia="黑体"/>
                <w:bCs/>
                <w:color w:val="000000" w:themeColor="text1"/>
                <w:kern w:val="0"/>
                <w:sz w:val="18"/>
                <w:szCs w:val="18"/>
                <w:highlight w:val="none"/>
              </w:rPr>
            </w:pPr>
          </w:p>
        </w:tc>
        <w:tc>
          <w:tcPr>
            <w:tcW w:w="1015" w:type="dxa"/>
            <w:vAlign w:val="center"/>
          </w:tcPr>
          <w:p w14:paraId="3560F95F">
            <w:pPr>
              <w:widowControl/>
              <w:spacing w:line="240" w:lineRule="exact"/>
              <w:jc w:val="center"/>
              <w:rPr>
                <w:rFonts w:eastAsia="黑体"/>
                <w:bCs/>
                <w:color w:val="000000" w:themeColor="text1"/>
                <w:kern w:val="0"/>
                <w:sz w:val="18"/>
                <w:szCs w:val="18"/>
                <w:highlight w:val="none"/>
              </w:rPr>
            </w:pPr>
          </w:p>
        </w:tc>
        <w:tc>
          <w:tcPr>
            <w:tcW w:w="1015" w:type="dxa"/>
            <w:vAlign w:val="center"/>
          </w:tcPr>
          <w:p w14:paraId="702A61A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776DE882">
            <w:pPr>
              <w:widowControl/>
              <w:spacing w:line="240" w:lineRule="exact"/>
              <w:jc w:val="center"/>
              <w:rPr>
                <w:rFonts w:eastAsia="黑体"/>
                <w:bCs/>
                <w:color w:val="000000" w:themeColor="text1"/>
                <w:kern w:val="0"/>
                <w:sz w:val="18"/>
                <w:szCs w:val="18"/>
                <w:highlight w:val="none"/>
              </w:rPr>
            </w:pPr>
          </w:p>
        </w:tc>
        <w:tc>
          <w:tcPr>
            <w:tcW w:w="1015" w:type="dxa"/>
            <w:vAlign w:val="center"/>
          </w:tcPr>
          <w:p w14:paraId="4E7DBAA9">
            <w:pPr>
              <w:widowControl/>
              <w:spacing w:line="240" w:lineRule="exact"/>
              <w:jc w:val="center"/>
              <w:rPr>
                <w:rFonts w:eastAsia="黑体"/>
                <w:bCs/>
                <w:color w:val="000000" w:themeColor="text1"/>
                <w:kern w:val="0"/>
                <w:sz w:val="18"/>
                <w:szCs w:val="18"/>
                <w:highlight w:val="none"/>
              </w:rPr>
            </w:pPr>
          </w:p>
        </w:tc>
        <w:tc>
          <w:tcPr>
            <w:tcW w:w="1015" w:type="dxa"/>
            <w:vAlign w:val="center"/>
          </w:tcPr>
          <w:p w14:paraId="486ED3EA">
            <w:pPr>
              <w:widowControl/>
              <w:spacing w:line="240" w:lineRule="exact"/>
              <w:jc w:val="center"/>
              <w:rPr>
                <w:rFonts w:eastAsia="黑体"/>
                <w:bCs/>
                <w:color w:val="000000" w:themeColor="text1"/>
                <w:kern w:val="0"/>
                <w:sz w:val="18"/>
                <w:szCs w:val="18"/>
                <w:highlight w:val="none"/>
              </w:rPr>
            </w:pPr>
          </w:p>
        </w:tc>
        <w:tc>
          <w:tcPr>
            <w:tcW w:w="1015" w:type="dxa"/>
            <w:vAlign w:val="center"/>
          </w:tcPr>
          <w:p w14:paraId="5EC48EC6">
            <w:pPr>
              <w:widowControl/>
              <w:spacing w:line="240" w:lineRule="exact"/>
              <w:jc w:val="center"/>
              <w:rPr>
                <w:rFonts w:eastAsia="黑体"/>
                <w:bCs/>
                <w:color w:val="000000" w:themeColor="text1"/>
                <w:kern w:val="0"/>
                <w:sz w:val="18"/>
                <w:szCs w:val="18"/>
                <w:highlight w:val="none"/>
              </w:rPr>
            </w:pPr>
          </w:p>
        </w:tc>
        <w:tc>
          <w:tcPr>
            <w:tcW w:w="1016" w:type="dxa"/>
            <w:vAlign w:val="center"/>
          </w:tcPr>
          <w:p w14:paraId="35A628CF">
            <w:pPr>
              <w:widowControl/>
              <w:spacing w:line="240" w:lineRule="exact"/>
              <w:jc w:val="center"/>
              <w:rPr>
                <w:rFonts w:eastAsia="黑体"/>
                <w:bCs/>
                <w:color w:val="000000" w:themeColor="text1"/>
                <w:kern w:val="0"/>
                <w:sz w:val="18"/>
                <w:szCs w:val="18"/>
                <w:highlight w:val="none"/>
              </w:rPr>
            </w:pPr>
          </w:p>
        </w:tc>
      </w:tr>
      <w:tr w14:paraId="1B38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51AE7FC6">
            <w:pPr>
              <w:widowControl/>
              <w:spacing w:line="240" w:lineRule="exact"/>
              <w:jc w:val="left"/>
              <w:rPr>
                <w:rFonts w:eastAsiaTheme="minorEastAsia"/>
                <w:kern w:val="0"/>
                <w:sz w:val="18"/>
                <w:szCs w:val="18"/>
                <w:highlight w:val="none"/>
              </w:rPr>
            </w:pPr>
            <w:r>
              <w:rPr>
                <w:rFonts w:hint="eastAsia" w:eastAsiaTheme="minorEastAsia"/>
                <w:kern w:val="0"/>
                <w:sz w:val="18"/>
                <w:szCs w:val="18"/>
                <w:highlight w:val="none"/>
              </w:rPr>
              <w:t>大学生职业发展与就业指导</w:t>
            </w:r>
            <w:r>
              <w:rPr>
                <w:rFonts w:eastAsiaTheme="minorEastAsia"/>
                <w:kern w:val="0"/>
                <w:sz w:val="18"/>
                <w:szCs w:val="18"/>
                <w:highlight w:val="none"/>
              </w:rPr>
              <w:t>-2</w:t>
            </w:r>
          </w:p>
        </w:tc>
        <w:tc>
          <w:tcPr>
            <w:tcW w:w="1015" w:type="dxa"/>
            <w:vAlign w:val="center"/>
          </w:tcPr>
          <w:p w14:paraId="2E68AF10">
            <w:pPr>
              <w:widowControl/>
              <w:spacing w:line="240" w:lineRule="exact"/>
              <w:jc w:val="center"/>
              <w:rPr>
                <w:rFonts w:eastAsia="黑体"/>
                <w:bCs/>
                <w:color w:val="000000" w:themeColor="text1"/>
                <w:kern w:val="0"/>
                <w:sz w:val="18"/>
                <w:szCs w:val="18"/>
                <w:highlight w:val="none"/>
              </w:rPr>
            </w:pPr>
          </w:p>
        </w:tc>
        <w:tc>
          <w:tcPr>
            <w:tcW w:w="1015" w:type="dxa"/>
            <w:vAlign w:val="center"/>
          </w:tcPr>
          <w:p w14:paraId="0110D461">
            <w:pPr>
              <w:widowControl/>
              <w:spacing w:line="240" w:lineRule="exact"/>
              <w:jc w:val="center"/>
              <w:rPr>
                <w:rFonts w:eastAsia="黑体"/>
                <w:bCs/>
                <w:color w:val="000000" w:themeColor="text1"/>
                <w:kern w:val="0"/>
                <w:sz w:val="18"/>
                <w:szCs w:val="18"/>
                <w:highlight w:val="none"/>
              </w:rPr>
            </w:pPr>
          </w:p>
        </w:tc>
        <w:tc>
          <w:tcPr>
            <w:tcW w:w="1015" w:type="dxa"/>
            <w:vAlign w:val="center"/>
          </w:tcPr>
          <w:p w14:paraId="7DB03F5D">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6D7BC07B">
            <w:pPr>
              <w:widowControl/>
              <w:spacing w:line="240" w:lineRule="exact"/>
              <w:jc w:val="center"/>
              <w:rPr>
                <w:rFonts w:eastAsia="黑体"/>
                <w:bCs/>
                <w:color w:val="000000" w:themeColor="text1"/>
                <w:kern w:val="0"/>
                <w:sz w:val="18"/>
                <w:szCs w:val="18"/>
                <w:highlight w:val="none"/>
              </w:rPr>
            </w:pPr>
          </w:p>
        </w:tc>
        <w:tc>
          <w:tcPr>
            <w:tcW w:w="1015" w:type="dxa"/>
            <w:vAlign w:val="center"/>
          </w:tcPr>
          <w:p w14:paraId="3F941111">
            <w:pPr>
              <w:widowControl/>
              <w:spacing w:line="240" w:lineRule="exact"/>
              <w:jc w:val="center"/>
              <w:rPr>
                <w:rFonts w:eastAsia="黑体"/>
                <w:bCs/>
                <w:color w:val="000000" w:themeColor="text1"/>
                <w:kern w:val="0"/>
                <w:sz w:val="18"/>
                <w:szCs w:val="18"/>
                <w:highlight w:val="none"/>
              </w:rPr>
            </w:pPr>
          </w:p>
        </w:tc>
        <w:tc>
          <w:tcPr>
            <w:tcW w:w="1015" w:type="dxa"/>
            <w:vAlign w:val="center"/>
          </w:tcPr>
          <w:p w14:paraId="3829B44D">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6F6E3739">
            <w:pPr>
              <w:widowControl/>
              <w:spacing w:line="240" w:lineRule="exact"/>
              <w:jc w:val="center"/>
              <w:rPr>
                <w:rFonts w:eastAsia="黑体"/>
                <w:bCs/>
                <w:color w:val="000000" w:themeColor="text1"/>
                <w:kern w:val="0"/>
                <w:sz w:val="18"/>
                <w:szCs w:val="18"/>
                <w:highlight w:val="none"/>
              </w:rPr>
            </w:pPr>
          </w:p>
        </w:tc>
        <w:tc>
          <w:tcPr>
            <w:tcW w:w="1015" w:type="dxa"/>
            <w:vAlign w:val="center"/>
          </w:tcPr>
          <w:p w14:paraId="7249665D">
            <w:pPr>
              <w:widowControl/>
              <w:spacing w:line="240" w:lineRule="exact"/>
              <w:jc w:val="center"/>
              <w:rPr>
                <w:rFonts w:eastAsia="黑体"/>
                <w:bCs/>
                <w:color w:val="000000" w:themeColor="text1"/>
                <w:kern w:val="0"/>
                <w:sz w:val="18"/>
                <w:szCs w:val="18"/>
                <w:highlight w:val="none"/>
              </w:rPr>
            </w:pPr>
          </w:p>
        </w:tc>
        <w:tc>
          <w:tcPr>
            <w:tcW w:w="1015" w:type="dxa"/>
            <w:vAlign w:val="center"/>
          </w:tcPr>
          <w:p w14:paraId="04E8E3EB">
            <w:pPr>
              <w:widowControl/>
              <w:spacing w:line="240" w:lineRule="exact"/>
              <w:jc w:val="center"/>
              <w:rPr>
                <w:rFonts w:eastAsia="黑体"/>
                <w:bCs/>
                <w:color w:val="000000" w:themeColor="text1"/>
                <w:kern w:val="0"/>
                <w:sz w:val="18"/>
                <w:szCs w:val="18"/>
                <w:highlight w:val="none"/>
              </w:rPr>
            </w:pPr>
          </w:p>
        </w:tc>
        <w:tc>
          <w:tcPr>
            <w:tcW w:w="1015" w:type="dxa"/>
            <w:vAlign w:val="center"/>
          </w:tcPr>
          <w:p w14:paraId="757C51A9">
            <w:pPr>
              <w:widowControl/>
              <w:spacing w:line="240" w:lineRule="exact"/>
              <w:jc w:val="center"/>
              <w:rPr>
                <w:rFonts w:eastAsia="黑体"/>
                <w:bCs/>
                <w:color w:val="000000" w:themeColor="text1"/>
                <w:kern w:val="0"/>
                <w:sz w:val="18"/>
                <w:szCs w:val="18"/>
                <w:highlight w:val="none"/>
              </w:rPr>
            </w:pPr>
          </w:p>
        </w:tc>
        <w:tc>
          <w:tcPr>
            <w:tcW w:w="1016" w:type="dxa"/>
            <w:vAlign w:val="center"/>
          </w:tcPr>
          <w:p w14:paraId="3D55AF70">
            <w:pPr>
              <w:widowControl/>
              <w:spacing w:line="240" w:lineRule="exact"/>
              <w:jc w:val="center"/>
              <w:rPr>
                <w:rFonts w:eastAsia="黑体"/>
                <w:bCs/>
                <w:color w:val="000000" w:themeColor="text1"/>
                <w:kern w:val="0"/>
                <w:sz w:val="18"/>
                <w:szCs w:val="18"/>
                <w:highlight w:val="none"/>
              </w:rPr>
            </w:pPr>
          </w:p>
        </w:tc>
      </w:tr>
      <w:tr w14:paraId="698C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C97C487">
            <w:pPr>
              <w:widowControl/>
              <w:spacing w:line="240" w:lineRule="exact"/>
              <w:jc w:val="left"/>
              <w:rPr>
                <w:rFonts w:eastAsia="黑体"/>
                <w:bCs/>
                <w:kern w:val="0"/>
                <w:sz w:val="18"/>
                <w:szCs w:val="18"/>
                <w:highlight w:val="none"/>
              </w:rPr>
            </w:pPr>
            <w:r>
              <w:rPr>
                <w:rFonts w:hint="eastAsia"/>
                <w:color w:val="000000"/>
                <w:sz w:val="18"/>
                <w:szCs w:val="18"/>
                <w:highlight w:val="none"/>
              </w:rPr>
              <w:t>新时代大学生劳动教育</w:t>
            </w:r>
          </w:p>
        </w:tc>
        <w:tc>
          <w:tcPr>
            <w:tcW w:w="1015" w:type="dxa"/>
            <w:vAlign w:val="center"/>
          </w:tcPr>
          <w:p w14:paraId="055B31BC">
            <w:pPr>
              <w:widowControl/>
              <w:spacing w:line="240" w:lineRule="exact"/>
              <w:jc w:val="center"/>
              <w:rPr>
                <w:rFonts w:eastAsia="黑体"/>
                <w:bCs/>
                <w:color w:val="000000" w:themeColor="text1"/>
                <w:kern w:val="0"/>
                <w:sz w:val="18"/>
                <w:szCs w:val="18"/>
                <w:highlight w:val="none"/>
              </w:rPr>
            </w:pPr>
          </w:p>
        </w:tc>
        <w:tc>
          <w:tcPr>
            <w:tcW w:w="1015" w:type="dxa"/>
            <w:vAlign w:val="center"/>
          </w:tcPr>
          <w:p w14:paraId="168F9FBD">
            <w:pPr>
              <w:widowControl/>
              <w:spacing w:line="240" w:lineRule="exact"/>
              <w:jc w:val="center"/>
              <w:rPr>
                <w:rFonts w:eastAsia="黑体"/>
                <w:bCs/>
                <w:color w:val="000000" w:themeColor="text1"/>
                <w:kern w:val="0"/>
                <w:sz w:val="18"/>
                <w:szCs w:val="18"/>
                <w:highlight w:val="none"/>
              </w:rPr>
            </w:pPr>
          </w:p>
        </w:tc>
        <w:tc>
          <w:tcPr>
            <w:tcW w:w="1015" w:type="dxa"/>
            <w:vAlign w:val="center"/>
          </w:tcPr>
          <w:p w14:paraId="1EEFD01B">
            <w:pPr>
              <w:widowControl/>
              <w:spacing w:line="240" w:lineRule="exact"/>
              <w:jc w:val="center"/>
              <w:rPr>
                <w:rFonts w:eastAsia="黑体"/>
                <w:bCs/>
                <w:color w:val="000000" w:themeColor="text1"/>
                <w:kern w:val="0"/>
                <w:sz w:val="18"/>
                <w:szCs w:val="18"/>
                <w:highlight w:val="none"/>
              </w:rPr>
            </w:pPr>
          </w:p>
        </w:tc>
        <w:tc>
          <w:tcPr>
            <w:tcW w:w="1016" w:type="dxa"/>
            <w:vAlign w:val="center"/>
          </w:tcPr>
          <w:p w14:paraId="710F695B">
            <w:pPr>
              <w:widowControl/>
              <w:spacing w:line="240" w:lineRule="exact"/>
              <w:jc w:val="center"/>
              <w:rPr>
                <w:rFonts w:eastAsia="黑体"/>
                <w:bCs/>
                <w:color w:val="000000" w:themeColor="text1"/>
                <w:kern w:val="0"/>
                <w:sz w:val="18"/>
                <w:szCs w:val="18"/>
                <w:highlight w:val="none"/>
              </w:rPr>
            </w:pPr>
          </w:p>
        </w:tc>
        <w:tc>
          <w:tcPr>
            <w:tcW w:w="1015" w:type="dxa"/>
            <w:vAlign w:val="center"/>
          </w:tcPr>
          <w:p w14:paraId="7749C82F">
            <w:pPr>
              <w:widowControl/>
              <w:spacing w:line="240" w:lineRule="exact"/>
              <w:jc w:val="center"/>
              <w:rPr>
                <w:rFonts w:eastAsia="黑体"/>
                <w:bCs/>
                <w:color w:val="000000" w:themeColor="text1"/>
                <w:kern w:val="0"/>
                <w:sz w:val="18"/>
                <w:szCs w:val="18"/>
                <w:highlight w:val="none"/>
              </w:rPr>
            </w:pPr>
          </w:p>
        </w:tc>
        <w:tc>
          <w:tcPr>
            <w:tcW w:w="1015" w:type="dxa"/>
            <w:vAlign w:val="center"/>
          </w:tcPr>
          <w:p w14:paraId="405F281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5B8EE05B">
            <w:pPr>
              <w:widowControl/>
              <w:spacing w:line="240" w:lineRule="exact"/>
              <w:jc w:val="center"/>
              <w:rPr>
                <w:rFonts w:eastAsia="黑体"/>
                <w:bCs/>
                <w:color w:val="000000" w:themeColor="text1"/>
                <w:kern w:val="0"/>
                <w:sz w:val="18"/>
                <w:szCs w:val="18"/>
                <w:highlight w:val="none"/>
              </w:rPr>
            </w:pPr>
          </w:p>
        </w:tc>
        <w:tc>
          <w:tcPr>
            <w:tcW w:w="1015" w:type="dxa"/>
            <w:vAlign w:val="center"/>
          </w:tcPr>
          <w:p w14:paraId="1341F55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646D4B10">
            <w:pPr>
              <w:widowControl/>
              <w:spacing w:line="240" w:lineRule="exact"/>
              <w:jc w:val="center"/>
              <w:rPr>
                <w:rFonts w:eastAsia="黑体"/>
                <w:bCs/>
                <w:color w:val="000000" w:themeColor="text1"/>
                <w:kern w:val="0"/>
                <w:sz w:val="18"/>
                <w:szCs w:val="18"/>
                <w:highlight w:val="none"/>
              </w:rPr>
            </w:pPr>
          </w:p>
        </w:tc>
        <w:tc>
          <w:tcPr>
            <w:tcW w:w="1015" w:type="dxa"/>
            <w:vAlign w:val="center"/>
          </w:tcPr>
          <w:p w14:paraId="4FE5A3D1">
            <w:pPr>
              <w:widowControl/>
              <w:spacing w:line="240" w:lineRule="exact"/>
              <w:jc w:val="center"/>
              <w:rPr>
                <w:rFonts w:eastAsia="黑体"/>
                <w:bCs/>
                <w:color w:val="000000" w:themeColor="text1"/>
                <w:kern w:val="0"/>
                <w:sz w:val="18"/>
                <w:szCs w:val="18"/>
                <w:highlight w:val="none"/>
              </w:rPr>
            </w:pPr>
          </w:p>
        </w:tc>
        <w:tc>
          <w:tcPr>
            <w:tcW w:w="1016" w:type="dxa"/>
            <w:vAlign w:val="center"/>
          </w:tcPr>
          <w:p w14:paraId="37CA5E32">
            <w:pPr>
              <w:widowControl/>
              <w:spacing w:line="240" w:lineRule="exact"/>
              <w:jc w:val="center"/>
              <w:rPr>
                <w:rFonts w:eastAsia="黑体"/>
                <w:bCs/>
                <w:color w:val="000000" w:themeColor="text1"/>
                <w:kern w:val="0"/>
                <w:sz w:val="18"/>
                <w:szCs w:val="18"/>
                <w:highlight w:val="none"/>
              </w:rPr>
            </w:pPr>
          </w:p>
        </w:tc>
      </w:tr>
      <w:tr w14:paraId="314E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C1B916F">
            <w:pPr>
              <w:widowControl/>
              <w:spacing w:line="240" w:lineRule="exact"/>
              <w:jc w:val="left"/>
              <w:rPr>
                <w:rFonts w:eastAsia="黑体"/>
                <w:bCs/>
                <w:kern w:val="0"/>
                <w:sz w:val="18"/>
                <w:szCs w:val="18"/>
                <w:highlight w:val="none"/>
              </w:rPr>
            </w:pPr>
            <w:r>
              <w:rPr>
                <w:rFonts w:hint="eastAsia" w:eastAsiaTheme="minorEastAsia"/>
                <w:sz w:val="18"/>
                <w:szCs w:val="18"/>
                <w:highlight w:val="none"/>
              </w:rPr>
              <w:t>劳育类实践课程</w:t>
            </w:r>
          </w:p>
        </w:tc>
        <w:tc>
          <w:tcPr>
            <w:tcW w:w="1015" w:type="dxa"/>
            <w:vAlign w:val="center"/>
          </w:tcPr>
          <w:p w14:paraId="58A72D0F">
            <w:pPr>
              <w:widowControl/>
              <w:spacing w:line="240" w:lineRule="exact"/>
              <w:jc w:val="center"/>
              <w:rPr>
                <w:rFonts w:eastAsia="黑体"/>
                <w:bCs/>
                <w:color w:val="000000" w:themeColor="text1"/>
                <w:kern w:val="0"/>
                <w:sz w:val="18"/>
                <w:szCs w:val="18"/>
                <w:highlight w:val="none"/>
              </w:rPr>
            </w:pPr>
          </w:p>
        </w:tc>
        <w:tc>
          <w:tcPr>
            <w:tcW w:w="1015" w:type="dxa"/>
            <w:vAlign w:val="center"/>
          </w:tcPr>
          <w:p w14:paraId="20787B35">
            <w:pPr>
              <w:widowControl/>
              <w:spacing w:line="240" w:lineRule="exact"/>
              <w:jc w:val="center"/>
              <w:rPr>
                <w:rFonts w:eastAsia="黑体"/>
                <w:bCs/>
                <w:color w:val="000000" w:themeColor="text1"/>
                <w:kern w:val="0"/>
                <w:sz w:val="18"/>
                <w:szCs w:val="18"/>
                <w:highlight w:val="none"/>
              </w:rPr>
            </w:pPr>
          </w:p>
        </w:tc>
        <w:tc>
          <w:tcPr>
            <w:tcW w:w="1015" w:type="dxa"/>
            <w:vAlign w:val="center"/>
          </w:tcPr>
          <w:p w14:paraId="491B632A">
            <w:pPr>
              <w:widowControl/>
              <w:spacing w:line="240" w:lineRule="exact"/>
              <w:jc w:val="center"/>
              <w:rPr>
                <w:rFonts w:eastAsia="黑体"/>
                <w:bCs/>
                <w:color w:val="000000" w:themeColor="text1"/>
                <w:kern w:val="0"/>
                <w:sz w:val="18"/>
                <w:szCs w:val="18"/>
                <w:highlight w:val="none"/>
              </w:rPr>
            </w:pPr>
          </w:p>
        </w:tc>
        <w:tc>
          <w:tcPr>
            <w:tcW w:w="1016" w:type="dxa"/>
            <w:vAlign w:val="center"/>
          </w:tcPr>
          <w:p w14:paraId="3AB823F7">
            <w:pPr>
              <w:widowControl/>
              <w:spacing w:line="240" w:lineRule="exact"/>
              <w:jc w:val="center"/>
              <w:rPr>
                <w:rFonts w:eastAsia="黑体"/>
                <w:bCs/>
                <w:color w:val="000000" w:themeColor="text1"/>
                <w:kern w:val="0"/>
                <w:sz w:val="18"/>
                <w:szCs w:val="18"/>
                <w:highlight w:val="none"/>
              </w:rPr>
            </w:pPr>
          </w:p>
        </w:tc>
        <w:tc>
          <w:tcPr>
            <w:tcW w:w="1015" w:type="dxa"/>
            <w:vAlign w:val="center"/>
          </w:tcPr>
          <w:p w14:paraId="45488F2D">
            <w:pPr>
              <w:widowControl/>
              <w:spacing w:line="240" w:lineRule="exact"/>
              <w:jc w:val="center"/>
              <w:rPr>
                <w:rFonts w:eastAsia="黑体"/>
                <w:bCs/>
                <w:color w:val="000000" w:themeColor="text1"/>
                <w:kern w:val="0"/>
                <w:sz w:val="18"/>
                <w:szCs w:val="18"/>
                <w:highlight w:val="none"/>
              </w:rPr>
            </w:pPr>
          </w:p>
        </w:tc>
        <w:tc>
          <w:tcPr>
            <w:tcW w:w="1015" w:type="dxa"/>
            <w:vAlign w:val="center"/>
          </w:tcPr>
          <w:p w14:paraId="14D5F2D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4389A3DA">
            <w:pPr>
              <w:widowControl/>
              <w:spacing w:line="240" w:lineRule="exact"/>
              <w:jc w:val="center"/>
              <w:rPr>
                <w:rFonts w:eastAsia="黑体"/>
                <w:bCs/>
                <w:color w:val="000000" w:themeColor="text1"/>
                <w:kern w:val="0"/>
                <w:sz w:val="18"/>
                <w:szCs w:val="18"/>
                <w:highlight w:val="none"/>
              </w:rPr>
            </w:pPr>
          </w:p>
        </w:tc>
        <w:tc>
          <w:tcPr>
            <w:tcW w:w="1015" w:type="dxa"/>
            <w:vAlign w:val="center"/>
          </w:tcPr>
          <w:p w14:paraId="125FC55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7F21F25E">
            <w:pPr>
              <w:widowControl/>
              <w:spacing w:line="240" w:lineRule="exact"/>
              <w:jc w:val="center"/>
              <w:rPr>
                <w:rFonts w:eastAsia="黑体"/>
                <w:bCs/>
                <w:color w:val="000000" w:themeColor="text1"/>
                <w:kern w:val="0"/>
                <w:sz w:val="18"/>
                <w:szCs w:val="18"/>
                <w:highlight w:val="none"/>
              </w:rPr>
            </w:pPr>
          </w:p>
        </w:tc>
        <w:tc>
          <w:tcPr>
            <w:tcW w:w="1015" w:type="dxa"/>
            <w:vAlign w:val="center"/>
          </w:tcPr>
          <w:p w14:paraId="545BEB98">
            <w:pPr>
              <w:widowControl/>
              <w:spacing w:line="240" w:lineRule="exact"/>
              <w:jc w:val="center"/>
              <w:rPr>
                <w:rFonts w:eastAsia="黑体"/>
                <w:bCs/>
                <w:color w:val="000000" w:themeColor="text1"/>
                <w:kern w:val="0"/>
                <w:sz w:val="18"/>
                <w:szCs w:val="18"/>
                <w:highlight w:val="none"/>
              </w:rPr>
            </w:pPr>
          </w:p>
        </w:tc>
        <w:tc>
          <w:tcPr>
            <w:tcW w:w="1016" w:type="dxa"/>
            <w:vAlign w:val="center"/>
          </w:tcPr>
          <w:p w14:paraId="656A1257">
            <w:pPr>
              <w:widowControl/>
              <w:spacing w:line="240" w:lineRule="exact"/>
              <w:jc w:val="center"/>
              <w:rPr>
                <w:rFonts w:eastAsia="黑体"/>
                <w:bCs/>
                <w:color w:val="000000" w:themeColor="text1"/>
                <w:kern w:val="0"/>
                <w:sz w:val="18"/>
                <w:szCs w:val="18"/>
                <w:highlight w:val="none"/>
              </w:rPr>
            </w:pPr>
          </w:p>
        </w:tc>
      </w:tr>
      <w:tr w14:paraId="04E3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96798FA">
            <w:pPr>
              <w:widowControl/>
              <w:spacing w:line="240" w:lineRule="exact"/>
              <w:jc w:val="left"/>
              <w:rPr>
                <w:rFonts w:eastAsia="黑体"/>
                <w:bCs/>
                <w:kern w:val="0"/>
                <w:sz w:val="18"/>
                <w:szCs w:val="18"/>
                <w:highlight w:val="none"/>
              </w:rPr>
            </w:pPr>
            <w:r>
              <w:rPr>
                <w:rFonts w:hint="eastAsia" w:eastAsiaTheme="minorEastAsia"/>
                <w:kern w:val="0"/>
                <w:sz w:val="18"/>
                <w:szCs w:val="18"/>
                <w:highlight w:val="none"/>
              </w:rPr>
              <w:t>社会实践</w:t>
            </w:r>
          </w:p>
        </w:tc>
        <w:tc>
          <w:tcPr>
            <w:tcW w:w="1015" w:type="dxa"/>
            <w:vAlign w:val="center"/>
          </w:tcPr>
          <w:p w14:paraId="0664655F">
            <w:pPr>
              <w:widowControl/>
              <w:spacing w:line="240" w:lineRule="exact"/>
              <w:jc w:val="center"/>
              <w:rPr>
                <w:rFonts w:eastAsia="黑体"/>
                <w:bCs/>
                <w:color w:val="000000" w:themeColor="text1"/>
                <w:kern w:val="0"/>
                <w:sz w:val="18"/>
                <w:szCs w:val="18"/>
                <w:highlight w:val="none"/>
              </w:rPr>
            </w:pPr>
          </w:p>
        </w:tc>
        <w:tc>
          <w:tcPr>
            <w:tcW w:w="1015" w:type="dxa"/>
            <w:vAlign w:val="center"/>
          </w:tcPr>
          <w:p w14:paraId="5491A9FA">
            <w:pPr>
              <w:widowControl/>
              <w:spacing w:line="240" w:lineRule="exact"/>
              <w:jc w:val="center"/>
              <w:rPr>
                <w:rFonts w:eastAsia="黑体"/>
                <w:bCs/>
                <w:color w:val="000000" w:themeColor="text1"/>
                <w:kern w:val="0"/>
                <w:sz w:val="18"/>
                <w:szCs w:val="18"/>
                <w:highlight w:val="none"/>
              </w:rPr>
            </w:pPr>
          </w:p>
        </w:tc>
        <w:tc>
          <w:tcPr>
            <w:tcW w:w="1015" w:type="dxa"/>
            <w:vAlign w:val="center"/>
          </w:tcPr>
          <w:p w14:paraId="7332CC0F">
            <w:pPr>
              <w:widowControl/>
              <w:spacing w:line="240" w:lineRule="exact"/>
              <w:jc w:val="center"/>
              <w:rPr>
                <w:rFonts w:eastAsia="黑体"/>
                <w:bCs/>
                <w:color w:val="000000" w:themeColor="text1"/>
                <w:kern w:val="0"/>
                <w:sz w:val="18"/>
                <w:szCs w:val="18"/>
                <w:highlight w:val="none"/>
              </w:rPr>
            </w:pPr>
          </w:p>
        </w:tc>
        <w:tc>
          <w:tcPr>
            <w:tcW w:w="1016" w:type="dxa"/>
            <w:vAlign w:val="center"/>
          </w:tcPr>
          <w:p w14:paraId="7ECB5F65">
            <w:pPr>
              <w:widowControl/>
              <w:spacing w:line="240" w:lineRule="exact"/>
              <w:jc w:val="center"/>
              <w:rPr>
                <w:rFonts w:eastAsia="黑体"/>
                <w:bCs/>
                <w:color w:val="000000" w:themeColor="text1"/>
                <w:kern w:val="0"/>
                <w:sz w:val="18"/>
                <w:szCs w:val="18"/>
                <w:highlight w:val="none"/>
              </w:rPr>
            </w:pPr>
          </w:p>
        </w:tc>
        <w:tc>
          <w:tcPr>
            <w:tcW w:w="1015" w:type="dxa"/>
            <w:vAlign w:val="center"/>
          </w:tcPr>
          <w:p w14:paraId="5B17A0F2">
            <w:pPr>
              <w:widowControl/>
              <w:spacing w:line="240" w:lineRule="exact"/>
              <w:jc w:val="center"/>
              <w:rPr>
                <w:rFonts w:eastAsia="黑体"/>
                <w:bCs/>
                <w:color w:val="000000" w:themeColor="text1"/>
                <w:kern w:val="0"/>
                <w:sz w:val="18"/>
                <w:szCs w:val="18"/>
                <w:highlight w:val="none"/>
              </w:rPr>
            </w:pPr>
          </w:p>
        </w:tc>
        <w:tc>
          <w:tcPr>
            <w:tcW w:w="1015" w:type="dxa"/>
            <w:vAlign w:val="center"/>
          </w:tcPr>
          <w:p w14:paraId="2E55F37A">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23971D95">
            <w:pPr>
              <w:widowControl/>
              <w:spacing w:line="240" w:lineRule="exact"/>
              <w:jc w:val="center"/>
              <w:rPr>
                <w:rFonts w:eastAsia="黑体"/>
                <w:bCs/>
                <w:color w:val="000000" w:themeColor="text1"/>
                <w:kern w:val="0"/>
                <w:sz w:val="18"/>
                <w:szCs w:val="18"/>
                <w:highlight w:val="none"/>
              </w:rPr>
            </w:pPr>
          </w:p>
        </w:tc>
        <w:tc>
          <w:tcPr>
            <w:tcW w:w="1015" w:type="dxa"/>
            <w:vAlign w:val="center"/>
          </w:tcPr>
          <w:p w14:paraId="7756AB8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52FE4D8D">
            <w:pPr>
              <w:widowControl/>
              <w:spacing w:line="240" w:lineRule="exact"/>
              <w:jc w:val="center"/>
              <w:rPr>
                <w:rFonts w:eastAsia="黑体"/>
                <w:bCs/>
                <w:color w:val="000000" w:themeColor="text1"/>
                <w:kern w:val="0"/>
                <w:sz w:val="18"/>
                <w:szCs w:val="18"/>
                <w:highlight w:val="none"/>
              </w:rPr>
            </w:pPr>
          </w:p>
        </w:tc>
        <w:tc>
          <w:tcPr>
            <w:tcW w:w="1015" w:type="dxa"/>
            <w:vAlign w:val="center"/>
          </w:tcPr>
          <w:p w14:paraId="00F20466">
            <w:pPr>
              <w:widowControl/>
              <w:spacing w:line="240" w:lineRule="exact"/>
              <w:jc w:val="center"/>
              <w:rPr>
                <w:rFonts w:eastAsia="黑体"/>
                <w:bCs/>
                <w:color w:val="000000" w:themeColor="text1"/>
                <w:kern w:val="0"/>
                <w:sz w:val="18"/>
                <w:szCs w:val="18"/>
                <w:highlight w:val="none"/>
              </w:rPr>
            </w:pPr>
          </w:p>
        </w:tc>
        <w:tc>
          <w:tcPr>
            <w:tcW w:w="1016" w:type="dxa"/>
            <w:vAlign w:val="center"/>
          </w:tcPr>
          <w:p w14:paraId="5F9F7F4A">
            <w:pPr>
              <w:widowControl/>
              <w:spacing w:line="240" w:lineRule="exact"/>
              <w:jc w:val="center"/>
              <w:rPr>
                <w:rFonts w:eastAsia="黑体"/>
                <w:bCs/>
                <w:color w:val="000000" w:themeColor="text1"/>
                <w:kern w:val="0"/>
                <w:sz w:val="18"/>
                <w:szCs w:val="18"/>
                <w:highlight w:val="none"/>
              </w:rPr>
            </w:pPr>
          </w:p>
        </w:tc>
      </w:tr>
      <w:tr w14:paraId="6BF8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9BFD795">
            <w:pPr>
              <w:widowControl/>
              <w:spacing w:line="240" w:lineRule="exact"/>
              <w:jc w:val="left"/>
              <w:rPr>
                <w:rFonts w:eastAsia="黑体"/>
                <w:bCs/>
                <w:kern w:val="0"/>
                <w:sz w:val="18"/>
                <w:szCs w:val="18"/>
                <w:highlight w:val="none"/>
              </w:rPr>
            </w:pPr>
            <w:r>
              <w:rPr>
                <w:rFonts w:hint="eastAsia" w:eastAsiaTheme="minorEastAsia"/>
                <w:kern w:val="0"/>
                <w:sz w:val="18"/>
                <w:szCs w:val="18"/>
                <w:highlight w:val="none"/>
              </w:rPr>
              <w:t>拓展英语</w:t>
            </w:r>
          </w:p>
        </w:tc>
        <w:tc>
          <w:tcPr>
            <w:tcW w:w="1015" w:type="dxa"/>
            <w:vAlign w:val="center"/>
          </w:tcPr>
          <w:p w14:paraId="6FBE3269">
            <w:pPr>
              <w:widowControl/>
              <w:spacing w:line="240" w:lineRule="exact"/>
              <w:jc w:val="center"/>
              <w:rPr>
                <w:rFonts w:eastAsia="黑体"/>
                <w:bCs/>
                <w:color w:val="000000" w:themeColor="text1"/>
                <w:kern w:val="0"/>
                <w:sz w:val="18"/>
                <w:szCs w:val="18"/>
                <w:highlight w:val="none"/>
              </w:rPr>
            </w:pPr>
          </w:p>
        </w:tc>
        <w:tc>
          <w:tcPr>
            <w:tcW w:w="1015" w:type="dxa"/>
            <w:vAlign w:val="center"/>
          </w:tcPr>
          <w:p w14:paraId="6EA0EA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2E586E94">
            <w:pPr>
              <w:widowControl/>
              <w:spacing w:line="240" w:lineRule="exact"/>
              <w:jc w:val="center"/>
              <w:rPr>
                <w:rFonts w:eastAsia="黑体"/>
                <w:bCs/>
                <w:color w:val="000000" w:themeColor="text1"/>
                <w:kern w:val="0"/>
                <w:sz w:val="18"/>
                <w:szCs w:val="18"/>
                <w:highlight w:val="none"/>
              </w:rPr>
            </w:pPr>
          </w:p>
        </w:tc>
        <w:tc>
          <w:tcPr>
            <w:tcW w:w="1016" w:type="dxa"/>
            <w:vAlign w:val="center"/>
          </w:tcPr>
          <w:p w14:paraId="1196FB5C">
            <w:pPr>
              <w:widowControl/>
              <w:spacing w:line="240" w:lineRule="exact"/>
              <w:jc w:val="center"/>
              <w:rPr>
                <w:rFonts w:eastAsia="黑体"/>
                <w:bCs/>
                <w:color w:val="000000" w:themeColor="text1"/>
                <w:kern w:val="0"/>
                <w:sz w:val="18"/>
                <w:szCs w:val="18"/>
                <w:highlight w:val="none"/>
              </w:rPr>
            </w:pPr>
          </w:p>
        </w:tc>
        <w:tc>
          <w:tcPr>
            <w:tcW w:w="1015" w:type="dxa"/>
            <w:vAlign w:val="center"/>
          </w:tcPr>
          <w:p w14:paraId="6835B8DC">
            <w:pPr>
              <w:widowControl/>
              <w:spacing w:line="240" w:lineRule="exact"/>
              <w:jc w:val="center"/>
              <w:rPr>
                <w:rFonts w:eastAsia="黑体"/>
                <w:bCs/>
                <w:color w:val="000000" w:themeColor="text1"/>
                <w:kern w:val="0"/>
                <w:sz w:val="18"/>
                <w:szCs w:val="18"/>
                <w:highlight w:val="none"/>
              </w:rPr>
            </w:pPr>
          </w:p>
        </w:tc>
        <w:tc>
          <w:tcPr>
            <w:tcW w:w="1015" w:type="dxa"/>
            <w:vAlign w:val="center"/>
          </w:tcPr>
          <w:p w14:paraId="32EA4E43">
            <w:pPr>
              <w:widowControl/>
              <w:spacing w:line="240" w:lineRule="exact"/>
              <w:jc w:val="center"/>
              <w:rPr>
                <w:rFonts w:eastAsia="黑体"/>
                <w:bCs/>
                <w:color w:val="000000" w:themeColor="text1"/>
                <w:kern w:val="0"/>
                <w:sz w:val="18"/>
                <w:szCs w:val="18"/>
                <w:highlight w:val="none"/>
              </w:rPr>
            </w:pPr>
          </w:p>
        </w:tc>
        <w:tc>
          <w:tcPr>
            <w:tcW w:w="1016" w:type="dxa"/>
            <w:vAlign w:val="center"/>
          </w:tcPr>
          <w:p w14:paraId="7EA97A51">
            <w:pPr>
              <w:widowControl/>
              <w:spacing w:line="240" w:lineRule="exact"/>
              <w:jc w:val="center"/>
              <w:rPr>
                <w:rFonts w:eastAsia="黑体"/>
                <w:bCs/>
                <w:color w:val="000000" w:themeColor="text1"/>
                <w:kern w:val="0"/>
                <w:sz w:val="18"/>
                <w:szCs w:val="18"/>
                <w:highlight w:val="none"/>
              </w:rPr>
            </w:pPr>
          </w:p>
        </w:tc>
        <w:tc>
          <w:tcPr>
            <w:tcW w:w="1015" w:type="dxa"/>
            <w:vAlign w:val="center"/>
          </w:tcPr>
          <w:p w14:paraId="46C67A0C">
            <w:pPr>
              <w:widowControl/>
              <w:spacing w:line="240" w:lineRule="exact"/>
              <w:jc w:val="center"/>
              <w:rPr>
                <w:rFonts w:eastAsia="黑体"/>
                <w:bCs/>
                <w:color w:val="000000" w:themeColor="text1"/>
                <w:kern w:val="0"/>
                <w:sz w:val="18"/>
                <w:szCs w:val="18"/>
                <w:highlight w:val="none"/>
              </w:rPr>
            </w:pPr>
          </w:p>
        </w:tc>
        <w:tc>
          <w:tcPr>
            <w:tcW w:w="1015" w:type="dxa"/>
            <w:vAlign w:val="center"/>
          </w:tcPr>
          <w:p w14:paraId="47450BA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3EDDEC93">
            <w:pPr>
              <w:widowControl/>
              <w:spacing w:line="240" w:lineRule="exact"/>
              <w:jc w:val="center"/>
              <w:rPr>
                <w:rFonts w:eastAsia="黑体"/>
                <w:bCs/>
                <w:color w:val="000000" w:themeColor="text1"/>
                <w:kern w:val="0"/>
                <w:sz w:val="18"/>
                <w:szCs w:val="18"/>
                <w:highlight w:val="none"/>
              </w:rPr>
            </w:pPr>
          </w:p>
        </w:tc>
        <w:tc>
          <w:tcPr>
            <w:tcW w:w="1016" w:type="dxa"/>
            <w:vAlign w:val="center"/>
          </w:tcPr>
          <w:p w14:paraId="62C99F7D">
            <w:pPr>
              <w:widowControl/>
              <w:spacing w:line="240" w:lineRule="exact"/>
              <w:jc w:val="center"/>
              <w:rPr>
                <w:rFonts w:eastAsia="黑体"/>
                <w:bCs/>
                <w:color w:val="000000" w:themeColor="text1"/>
                <w:kern w:val="0"/>
                <w:sz w:val="18"/>
                <w:szCs w:val="18"/>
                <w:highlight w:val="none"/>
              </w:rPr>
            </w:pPr>
          </w:p>
        </w:tc>
      </w:tr>
      <w:tr w14:paraId="4BD08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2BA3146">
            <w:pPr>
              <w:widowControl/>
              <w:spacing w:line="240" w:lineRule="exact"/>
              <w:jc w:val="left"/>
              <w:rPr>
                <w:rFonts w:eastAsia="黑体"/>
                <w:bCs/>
                <w:kern w:val="0"/>
                <w:sz w:val="18"/>
                <w:szCs w:val="18"/>
                <w:highlight w:val="none"/>
              </w:rPr>
            </w:pPr>
            <w:r>
              <w:rPr>
                <w:rFonts w:hint="eastAsia" w:eastAsiaTheme="minorEastAsia"/>
                <w:kern w:val="0"/>
                <w:sz w:val="18"/>
                <w:szCs w:val="18"/>
                <w:highlight w:val="none"/>
              </w:rPr>
              <w:t>公共艺术类课程</w:t>
            </w:r>
          </w:p>
        </w:tc>
        <w:tc>
          <w:tcPr>
            <w:tcW w:w="1015" w:type="dxa"/>
            <w:vAlign w:val="center"/>
          </w:tcPr>
          <w:p w14:paraId="2C0123F8">
            <w:pPr>
              <w:widowControl/>
              <w:spacing w:line="240" w:lineRule="exact"/>
              <w:jc w:val="center"/>
              <w:rPr>
                <w:rFonts w:eastAsia="黑体"/>
                <w:bCs/>
                <w:color w:val="000000" w:themeColor="text1"/>
                <w:kern w:val="0"/>
                <w:sz w:val="18"/>
                <w:szCs w:val="18"/>
                <w:highlight w:val="none"/>
              </w:rPr>
            </w:pPr>
          </w:p>
        </w:tc>
        <w:tc>
          <w:tcPr>
            <w:tcW w:w="1015" w:type="dxa"/>
            <w:vAlign w:val="center"/>
          </w:tcPr>
          <w:p w14:paraId="42CDBD41">
            <w:pPr>
              <w:widowControl/>
              <w:spacing w:line="240" w:lineRule="exact"/>
              <w:jc w:val="center"/>
              <w:rPr>
                <w:rFonts w:eastAsia="黑体"/>
                <w:bCs/>
                <w:color w:val="000000" w:themeColor="text1"/>
                <w:kern w:val="0"/>
                <w:sz w:val="18"/>
                <w:szCs w:val="18"/>
                <w:highlight w:val="none"/>
              </w:rPr>
            </w:pPr>
          </w:p>
        </w:tc>
        <w:tc>
          <w:tcPr>
            <w:tcW w:w="1015" w:type="dxa"/>
            <w:vAlign w:val="center"/>
          </w:tcPr>
          <w:p w14:paraId="69E2507C">
            <w:pPr>
              <w:widowControl/>
              <w:spacing w:line="240" w:lineRule="exact"/>
              <w:jc w:val="center"/>
              <w:rPr>
                <w:rFonts w:eastAsia="黑体"/>
                <w:bCs/>
                <w:color w:val="000000" w:themeColor="text1"/>
                <w:kern w:val="0"/>
                <w:sz w:val="18"/>
                <w:szCs w:val="18"/>
                <w:highlight w:val="none"/>
              </w:rPr>
            </w:pPr>
          </w:p>
        </w:tc>
        <w:tc>
          <w:tcPr>
            <w:tcW w:w="1016" w:type="dxa"/>
            <w:vAlign w:val="center"/>
          </w:tcPr>
          <w:p w14:paraId="2A369823">
            <w:pPr>
              <w:widowControl/>
              <w:spacing w:line="240" w:lineRule="exact"/>
              <w:jc w:val="center"/>
              <w:rPr>
                <w:rFonts w:eastAsia="黑体"/>
                <w:bCs/>
                <w:color w:val="000000" w:themeColor="text1"/>
                <w:kern w:val="0"/>
                <w:sz w:val="18"/>
                <w:szCs w:val="18"/>
                <w:highlight w:val="none"/>
              </w:rPr>
            </w:pPr>
          </w:p>
        </w:tc>
        <w:tc>
          <w:tcPr>
            <w:tcW w:w="1015" w:type="dxa"/>
            <w:vAlign w:val="center"/>
          </w:tcPr>
          <w:p w14:paraId="0B77508F">
            <w:pPr>
              <w:widowControl/>
              <w:spacing w:line="240" w:lineRule="exact"/>
              <w:jc w:val="center"/>
              <w:rPr>
                <w:rFonts w:eastAsia="黑体"/>
                <w:bCs/>
                <w:color w:val="000000" w:themeColor="text1"/>
                <w:kern w:val="0"/>
                <w:sz w:val="18"/>
                <w:szCs w:val="18"/>
                <w:highlight w:val="none"/>
              </w:rPr>
            </w:pPr>
          </w:p>
        </w:tc>
        <w:tc>
          <w:tcPr>
            <w:tcW w:w="1015" w:type="dxa"/>
            <w:vAlign w:val="center"/>
          </w:tcPr>
          <w:p w14:paraId="005981EC">
            <w:pPr>
              <w:widowControl/>
              <w:spacing w:line="240" w:lineRule="exact"/>
              <w:jc w:val="center"/>
              <w:rPr>
                <w:rFonts w:eastAsia="黑体"/>
                <w:bCs/>
                <w:color w:val="000000" w:themeColor="text1"/>
                <w:kern w:val="0"/>
                <w:sz w:val="18"/>
                <w:szCs w:val="18"/>
                <w:highlight w:val="none"/>
              </w:rPr>
            </w:pPr>
          </w:p>
        </w:tc>
        <w:tc>
          <w:tcPr>
            <w:tcW w:w="1016" w:type="dxa"/>
            <w:vAlign w:val="center"/>
          </w:tcPr>
          <w:p w14:paraId="537ABE7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6E91480">
            <w:pPr>
              <w:widowControl/>
              <w:spacing w:line="240" w:lineRule="exact"/>
              <w:jc w:val="center"/>
              <w:rPr>
                <w:rFonts w:eastAsia="黑体"/>
                <w:bCs/>
                <w:color w:val="000000" w:themeColor="text1"/>
                <w:kern w:val="0"/>
                <w:sz w:val="18"/>
                <w:szCs w:val="18"/>
                <w:highlight w:val="none"/>
              </w:rPr>
            </w:pPr>
          </w:p>
        </w:tc>
        <w:tc>
          <w:tcPr>
            <w:tcW w:w="1015" w:type="dxa"/>
            <w:vAlign w:val="center"/>
          </w:tcPr>
          <w:p w14:paraId="56C43A5B">
            <w:pPr>
              <w:widowControl/>
              <w:spacing w:line="240" w:lineRule="exact"/>
              <w:jc w:val="center"/>
              <w:rPr>
                <w:rFonts w:eastAsia="黑体"/>
                <w:bCs/>
                <w:color w:val="000000" w:themeColor="text1"/>
                <w:kern w:val="0"/>
                <w:sz w:val="18"/>
                <w:szCs w:val="18"/>
                <w:highlight w:val="none"/>
              </w:rPr>
            </w:pPr>
          </w:p>
        </w:tc>
        <w:tc>
          <w:tcPr>
            <w:tcW w:w="1015" w:type="dxa"/>
            <w:vAlign w:val="center"/>
          </w:tcPr>
          <w:p w14:paraId="40FF9651">
            <w:pPr>
              <w:widowControl/>
              <w:spacing w:line="240" w:lineRule="exact"/>
              <w:jc w:val="center"/>
              <w:rPr>
                <w:rFonts w:eastAsia="黑体"/>
                <w:bCs/>
                <w:color w:val="000000" w:themeColor="text1"/>
                <w:kern w:val="0"/>
                <w:sz w:val="18"/>
                <w:szCs w:val="18"/>
                <w:highlight w:val="none"/>
              </w:rPr>
            </w:pPr>
          </w:p>
        </w:tc>
        <w:tc>
          <w:tcPr>
            <w:tcW w:w="1016" w:type="dxa"/>
            <w:vAlign w:val="center"/>
          </w:tcPr>
          <w:p w14:paraId="2836726D">
            <w:pPr>
              <w:widowControl/>
              <w:spacing w:line="240" w:lineRule="exact"/>
              <w:jc w:val="center"/>
              <w:rPr>
                <w:rFonts w:eastAsia="黑体"/>
                <w:bCs/>
                <w:color w:val="000000" w:themeColor="text1"/>
                <w:kern w:val="0"/>
                <w:sz w:val="18"/>
                <w:szCs w:val="18"/>
                <w:highlight w:val="none"/>
              </w:rPr>
            </w:pPr>
          </w:p>
        </w:tc>
      </w:tr>
      <w:tr w14:paraId="06ED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8E3BA2B">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kern w:val="0"/>
                <w:sz w:val="18"/>
                <w:szCs w:val="18"/>
                <w:highlight w:val="none"/>
              </w:rPr>
              <w:t>专业写作</w:t>
            </w:r>
          </w:p>
        </w:tc>
        <w:tc>
          <w:tcPr>
            <w:tcW w:w="1015" w:type="dxa"/>
            <w:vAlign w:val="center"/>
          </w:tcPr>
          <w:p w14:paraId="7369CC00">
            <w:pPr>
              <w:widowControl/>
              <w:spacing w:line="240" w:lineRule="exact"/>
              <w:jc w:val="center"/>
              <w:rPr>
                <w:rFonts w:eastAsia="黑体"/>
                <w:bCs/>
                <w:color w:val="000000" w:themeColor="text1"/>
                <w:kern w:val="0"/>
                <w:sz w:val="18"/>
                <w:szCs w:val="18"/>
                <w:highlight w:val="none"/>
              </w:rPr>
            </w:pPr>
          </w:p>
        </w:tc>
        <w:tc>
          <w:tcPr>
            <w:tcW w:w="1015" w:type="dxa"/>
            <w:vAlign w:val="center"/>
          </w:tcPr>
          <w:p w14:paraId="3CC407AC">
            <w:pPr>
              <w:widowControl/>
              <w:spacing w:line="240" w:lineRule="exact"/>
              <w:jc w:val="center"/>
              <w:rPr>
                <w:rFonts w:eastAsia="黑体"/>
                <w:bCs/>
                <w:color w:val="000000" w:themeColor="text1"/>
                <w:kern w:val="0"/>
                <w:sz w:val="18"/>
                <w:szCs w:val="18"/>
                <w:highlight w:val="none"/>
              </w:rPr>
            </w:pPr>
          </w:p>
        </w:tc>
        <w:tc>
          <w:tcPr>
            <w:tcW w:w="1015" w:type="dxa"/>
            <w:vAlign w:val="center"/>
          </w:tcPr>
          <w:p w14:paraId="47672C13">
            <w:pPr>
              <w:widowControl/>
              <w:spacing w:line="240" w:lineRule="exact"/>
              <w:jc w:val="center"/>
              <w:rPr>
                <w:rFonts w:eastAsia="黑体"/>
                <w:bCs/>
                <w:color w:val="000000" w:themeColor="text1"/>
                <w:kern w:val="0"/>
                <w:sz w:val="18"/>
                <w:szCs w:val="18"/>
                <w:highlight w:val="none"/>
              </w:rPr>
            </w:pPr>
          </w:p>
        </w:tc>
        <w:tc>
          <w:tcPr>
            <w:tcW w:w="1016" w:type="dxa"/>
            <w:vAlign w:val="center"/>
          </w:tcPr>
          <w:p w14:paraId="5C129F8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517EFAF3">
            <w:pPr>
              <w:widowControl/>
              <w:spacing w:line="240" w:lineRule="exact"/>
              <w:jc w:val="center"/>
              <w:rPr>
                <w:rFonts w:eastAsia="黑体"/>
                <w:bCs/>
                <w:color w:val="000000" w:themeColor="text1"/>
                <w:kern w:val="0"/>
                <w:sz w:val="18"/>
                <w:szCs w:val="18"/>
                <w:highlight w:val="none"/>
              </w:rPr>
            </w:pPr>
          </w:p>
        </w:tc>
        <w:tc>
          <w:tcPr>
            <w:tcW w:w="1015" w:type="dxa"/>
            <w:vAlign w:val="center"/>
          </w:tcPr>
          <w:p w14:paraId="3560F8A4">
            <w:pPr>
              <w:widowControl/>
              <w:spacing w:line="240" w:lineRule="exact"/>
              <w:jc w:val="center"/>
              <w:rPr>
                <w:rFonts w:eastAsia="黑体"/>
                <w:bCs/>
                <w:color w:val="000000" w:themeColor="text1"/>
                <w:kern w:val="0"/>
                <w:sz w:val="18"/>
                <w:szCs w:val="18"/>
                <w:highlight w:val="none"/>
              </w:rPr>
            </w:pPr>
          </w:p>
        </w:tc>
        <w:tc>
          <w:tcPr>
            <w:tcW w:w="1016" w:type="dxa"/>
            <w:vAlign w:val="center"/>
          </w:tcPr>
          <w:p w14:paraId="1518A1E9">
            <w:pPr>
              <w:widowControl/>
              <w:spacing w:line="240" w:lineRule="exact"/>
              <w:jc w:val="center"/>
              <w:rPr>
                <w:rFonts w:eastAsia="黑体"/>
                <w:bCs/>
                <w:color w:val="000000" w:themeColor="text1"/>
                <w:kern w:val="0"/>
                <w:sz w:val="18"/>
                <w:szCs w:val="18"/>
                <w:highlight w:val="none"/>
              </w:rPr>
            </w:pPr>
          </w:p>
        </w:tc>
        <w:tc>
          <w:tcPr>
            <w:tcW w:w="1015" w:type="dxa"/>
            <w:vAlign w:val="center"/>
          </w:tcPr>
          <w:p w14:paraId="6D0834E5">
            <w:pPr>
              <w:widowControl/>
              <w:spacing w:line="240" w:lineRule="exact"/>
              <w:jc w:val="center"/>
              <w:rPr>
                <w:rFonts w:eastAsia="黑体"/>
                <w:bCs/>
                <w:color w:val="000000" w:themeColor="text1"/>
                <w:kern w:val="0"/>
                <w:sz w:val="18"/>
                <w:szCs w:val="18"/>
                <w:highlight w:val="none"/>
              </w:rPr>
            </w:pPr>
          </w:p>
        </w:tc>
        <w:tc>
          <w:tcPr>
            <w:tcW w:w="1015" w:type="dxa"/>
            <w:vAlign w:val="center"/>
          </w:tcPr>
          <w:p w14:paraId="6EE2197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72F705C0">
            <w:pPr>
              <w:widowControl/>
              <w:spacing w:line="240" w:lineRule="exact"/>
              <w:jc w:val="center"/>
              <w:rPr>
                <w:rFonts w:eastAsia="黑体"/>
                <w:bCs/>
                <w:color w:val="000000" w:themeColor="text1"/>
                <w:kern w:val="0"/>
                <w:sz w:val="18"/>
                <w:szCs w:val="18"/>
                <w:highlight w:val="none"/>
              </w:rPr>
            </w:pPr>
          </w:p>
        </w:tc>
        <w:tc>
          <w:tcPr>
            <w:tcW w:w="1016" w:type="dxa"/>
            <w:vAlign w:val="center"/>
          </w:tcPr>
          <w:p w14:paraId="09A480C7">
            <w:pPr>
              <w:widowControl/>
              <w:spacing w:line="240" w:lineRule="exact"/>
              <w:jc w:val="center"/>
              <w:rPr>
                <w:rFonts w:eastAsia="黑体"/>
                <w:bCs/>
                <w:color w:val="000000" w:themeColor="text1"/>
                <w:kern w:val="0"/>
                <w:sz w:val="18"/>
                <w:szCs w:val="18"/>
                <w:highlight w:val="none"/>
              </w:rPr>
            </w:pPr>
          </w:p>
        </w:tc>
      </w:tr>
      <w:tr w14:paraId="0210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E25A6B0">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kern w:val="0"/>
                <w:sz w:val="18"/>
                <w:szCs w:val="18"/>
                <w:highlight w:val="none"/>
              </w:rPr>
              <w:t>中华优秀传统文化</w:t>
            </w:r>
          </w:p>
        </w:tc>
        <w:tc>
          <w:tcPr>
            <w:tcW w:w="1015" w:type="dxa"/>
            <w:vAlign w:val="center"/>
          </w:tcPr>
          <w:p w14:paraId="15787C3E">
            <w:pPr>
              <w:widowControl/>
              <w:spacing w:line="240" w:lineRule="exact"/>
              <w:jc w:val="center"/>
              <w:rPr>
                <w:rFonts w:eastAsia="黑体"/>
                <w:bCs/>
                <w:color w:val="000000" w:themeColor="text1"/>
                <w:kern w:val="0"/>
                <w:sz w:val="18"/>
                <w:szCs w:val="18"/>
                <w:highlight w:val="none"/>
              </w:rPr>
            </w:pPr>
          </w:p>
        </w:tc>
        <w:tc>
          <w:tcPr>
            <w:tcW w:w="1015" w:type="dxa"/>
            <w:vAlign w:val="center"/>
          </w:tcPr>
          <w:p w14:paraId="4A4302E1">
            <w:pPr>
              <w:widowControl/>
              <w:spacing w:line="240" w:lineRule="exact"/>
              <w:jc w:val="center"/>
              <w:rPr>
                <w:rFonts w:eastAsia="黑体"/>
                <w:bCs/>
                <w:color w:val="000000" w:themeColor="text1"/>
                <w:kern w:val="0"/>
                <w:sz w:val="18"/>
                <w:szCs w:val="18"/>
                <w:highlight w:val="none"/>
              </w:rPr>
            </w:pPr>
          </w:p>
        </w:tc>
        <w:tc>
          <w:tcPr>
            <w:tcW w:w="1015" w:type="dxa"/>
            <w:vAlign w:val="center"/>
          </w:tcPr>
          <w:p w14:paraId="07D25FF6">
            <w:pPr>
              <w:widowControl/>
              <w:spacing w:line="240" w:lineRule="exact"/>
              <w:jc w:val="center"/>
              <w:rPr>
                <w:rFonts w:eastAsia="黑体"/>
                <w:bCs/>
                <w:color w:val="000000" w:themeColor="text1"/>
                <w:kern w:val="0"/>
                <w:sz w:val="18"/>
                <w:szCs w:val="18"/>
                <w:highlight w:val="none"/>
              </w:rPr>
            </w:pPr>
          </w:p>
        </w:tc>
        <w:tc>
          <w:tcPr>
            <w:tcW w:w="1016" w:type="dxa"/>
            <w:vAlign w:val="center"/>
          </w:tcPr>
          <w:p w14:paraId="2CB81B43">
            <w:pPr>
              <w:widowControl/>
              <w:spacing w:line="240" w:lineRule="exact"/>
              <w:jc w:val="center"/>
              <w:rPr>
                <w:rFonts w:eastAsia="黑体"/>
                <w:bCs/>
                <w:color w:val="000000" w:themeColor="text1"/>
                <w:kern w:val="0"/>
                <w:sz w:val="18"/>
                <w:szCs w:val="18"/>
                <w:highlight w:val="none"/>
              </w:rPr>
            </w:pPr>
          </w:p>
        </w:tc>
        <w:tc>
          <w:tcPr>
            <w:tcW w:w="1015" w:type="dxa"/>
            <w:vAlign w:val="center"/>
          </w:tcPr>
          <w:p w14:paraId="2DFAAA57">
            <w:pPr>
              <w:widowControl/>
              <w:spacing w:line="240" w:lineRule="exact"/>
              <w:jc w:val="center"/>
              <w:rPr>
                <w:rFonts w:eastAsia="黑体"/>
                <w:bCs/>
                <w:color w:val="000000" w:themeColor="text1"/>
                <w:kern w:val="0"/>
                <w:sz w:val="18"/>
                <w:szCs w:val="18"/>
                <w:highlight w:val="none"/>
              </w:rPr>
            </w:pPr>
          </w:p>
        </w:tc>
        <w:tc>
          <w:tcPr>
            <w:tcW w:w="1015" w:type="dxa"/>
            <w:vAlign w:val="center"/>
          </w:tcPr>
          <w:p w14:paraId="0AC5081B">
            <w:pPr>
              <w:widowControl/>
              <w:spacing w:line="240" w:lineRule="exact"/>
              <w:jc w:val="center"/>
              <w:rPr>
                <w:rFonts w:eastAsia="黑体"/>
                <w:bCs/>
                <w:color w:val="000000" w:themeColor="text1"/>
                <w:kern w:val="0"/>
                <w:sz w:val="18"/>
                <w:szCs w:val="18"/>
                <w:highlight w:val="none"/>
              </w:rPr>
            </w:pPr>
          </w:p>
        </w:tc>
        <w:tc>
          <w:tcPr>
            <w:tcW w:w="1016" w:type="dxa"/>
            <w:vAlign w:val="center"/>
          </w:tcPr>
          <w:p w14:paraId="69CBB39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6B4D3B6">
            <w:pPr>
              <w:widowControl/>
              <w:spacing w:line="240" w:lineRule="exact"/>
              <w:jc w:val="center"/>
              <w:rPr>
                <w:rFonts w:eastAsia="黑体"/>
                <w:bCs/>
                <w:color w:val="000000" w:themeColor="text1"/>
                <w:kern w:val="0"/>
                <w:sz w:val="18"/>
                <w:szCs w:val="18"/>
                <w:highlight w:val="none"/>
              </w:rPr>
            </w:pPr>
          </w:p>
        </w:tc>
        <w:tc>
          <w:tcPr>
            <w:tcW w:w="1015" w:type="dxa"/>
            <w:vAlign w:val="center"/>
          </w:tcPr>
          <w:p w14:paraId="222AC7A2">
            <w:pPr>
              <w:widowControl/>
              <w:spacing w:line="240" w:lineRule="exact"/>
              <w:jc w:val="center"/>
              <w:rPr>
                <w:rFonts w:eastAsia="黑体"/>
                <w:bCs/>
                <w:color w:val="000000" w:themeColor="text1"/>
                <w:kern w:val="0"/>
                <w:sz w:val="18"/>
                <w:szCs w:val="18"/>
                <w:highlight w:val="none"/>
              </w:rPr>
            </w:pPr>
          </w:p>
        </w:tc>
        <w:tc>
          <w:tcPr>
            <w:tcW w:w="1015" w:type="dxa"/>
            <w:vAlign w:val="center"/>
          </w:tcPr>
          <w:p w14:paraId="5E395583">
            <w:pPr>
              <w:widowControl/>
              <w:spacing w:line="240" w:lineRule="exact"/>
              <w:jc w:val="center"/>
              <w:rPr>
                <w:rFonts w:eastAsia="黑体"/>
                <w:bCs/>
                <w:color w:val="000000" w:themeColor="text1"/>
                <w:kern w:val="0"/>
                <w:sz w:val="18"/>
                <w:szCs w:val="18"/>
                <w:highlight w:val="none"/>
              </w:rPr>
            </w:pPr>
          </w:p>
        </w:tc>
        <w:tc>
          <w:tcPr>
            <w:tcW w:w="1016" w:type="dxa"/>
            <w:vAlign w:val="center"/>
          </w:tcPr>
          <w:p w14:paraId="58925D40">
            <w:pPr>
              <w:widowControl/>
              <w:spacing w:line="240" w:lineRule="exact"/>
              <w:jc w:val="center"/>
              <w:rPr>
                <w:rFonts w:eastAsia="黑体"/>
                <w:bCs/>
                <w:color w:val="000000" w:themeColor="text1"/>
                <w:kern w:val="0"/>
                <w:sz w:val="18"/>
                <w:szCs w:val="18"/>
                <w:highlight w:val="none"/>
              </w:rPr>
            </w:pPr>
          </w:p>
        </w:tc>
      </w:tr>
      <w:tr w14:paraId="35D7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814E20A">
            <w:pPr>
              <w:widowControl/>
              <w:spacing w:line="240" w:lineRule="exact"/>
              <w:jc w:val="left"/>
              <w:rPr>
                <w:rFonts w:eastAsiaTheme="minorEastAsia"/>
                <w:kern w:val="0"/>
                <w:sz w:val="18"/>
                <w:szCs w:val="18"/>
                <w:highlight w:val="none"/>
              </w:rPr>
            </w:pPr>
            <w:r>
              <w:rPr>
                <w:rFonts w:hint="eastAsia" w:eastAsiaTheme="minorEastAsia"/>
                <w:kern w:val="0"/>
                <w:sz w:val="18"/>
                <w:szCs w:val="18"/>
                <w:highlight w:val="none"/>
              </w:rPr>
              <w:t>高等数学</w:t>
            </w:r>
            <w:r>
              <w:rPr>
                <w:rFonts w:eastAsiaTheme="minorEastAsia"/>
                <w:kern w:val="0"/>
                <w:sz w:val="18"/>
                <w:szCs w:val="18"/>
                <w:highlight w:val="none"/>
              </w:rPr>
              <w:t>A</w:t>
            </w:r>
          </w:p>
        </w:tc>
        <w:tc>
          <w:tcPr>
            <w:tcW w:w="1015" w:type="dxa"/>
            <w:vAlign w:val="center"/>
          </w:tcPr>
          <w:p w14:paraId="64306BFB">
            <w:pPr>
              <w:widowControl/>
              <w:spacing w:line="240" w:lineRule="exact"/>
              <w:jc w:val="center"/>
              <w:rPr>
                <w:rFonts w:eastAsia="黑体"/>
                <w:bCs/>
                <w:kern w:val="0"/>
                <w:sz w:val="18"/>
                <w:szCs w:val="18"/>
                <w:highlight w:val="none"/>
              </w:rPr>
            </w:pPr>
            <w:r>
              <w:rPr>
                <w:rFonts w:eastAsia="黑体"/>
                <w:bCs/>
                <w:kern w:val="0"/>
                <w:sz w:val="18"/>
                <w:szCs w:val="18"/>
                <w:highlight w:val="none"/>
              </w:rPr>
              <w:t>H</w:t>
            </w:r>
          </w:p>
        </w:tc>
        <w:tc>
          <w:tcPr>
            <w:tcW w:w="1015" w:type="dxa"/>
            <w:vAlign w:val="center"/>
          </w:tcPr>
          <w:p w14:paraId="30AB5E91">
            <w:pPr>
              <w:widowControl/>
              <w:spacing w:line="240" w:lineRule="exact"/>
              <w:jc w:val="center"/>
              <w:rPr>
                <w:rFonts w:eastAsia="黑体"/>
                <w:bCs/>
                <w:color w:val="000000" w:themeColor="text1"/>
                <w:kern w:val="0"/>
                <w:sz w:val="18"/>
                <w:szCs w:val="18"/>
                <w:highlight w:val="none"/>
              </w:rPr>
            </w:pPr>
          </w:p>
        </w:tc>
        <w:tc>
          <w:tcPr>
            <w:tcW w:w="1015" w:type="dxa"/>
            <w:vAlign w:val="center"/>
          </w:tcPr>
          <w:p w14:paraId="3957A71C">
            <w:pPr>
              <w:widowControl/>
              <w:spacing w:line="240" w:lineRule="exact"/>
              <w:jc w:val="center"/>
              <w:rPr>
                <w:rFonts w:eastAsia="黑体"/>
                <w:bCs/>
                <w:color w:val="000000" w:themeColor="text1"/>
                <w:kern w:val="0"/>
                <w:sz w:val="18"/>
                <w:szCs w:val="18"/>
                <w:highlight w:val="none"/>
              </w:rPr>
            </w:pPr>
          </w:p>
        </w:tc>
        <w:tc>
          <w:tcPr>
            <w:tcW w:w="1016" w:type="dxa"/>
            <w:vAlign w:val="center"/>
          </w:tcPr>
          <w:p w14:paraId="72B2AD1E">
            <w:pPr>
              <w:widowControl/>
              <w:spacing w:line="240" w:lineRule="exact"/>
              <w:jc w:val="center"/>
              <w:rPr>
                <w:rFonts w:eastAsia="黑体"/>
                <w:bCs/>
                <w:color w:val="000000" w:themeColor="text1"/>
                <w:kern w:val="0"/>
                <w:sz w:val="18"/>
                <w:szCs w:val="18"/>
                <w:highlight w:val="none"/>
              </w:rPr>
            </w:pPr>
          </w:p>
        </w:tc>
        <w:tc>
          <w:tcPr>
            <w:tcW w:w="1015" w:type="dxa"/>
            <w:vAlign w:val="center"/>
          </w:tcPr>
          <w:p w14:paraId="4BA850D5">
            <w:pPr>
              <w:widowControl/>
              <w:spacing w:line="240" w:lineRule="exact"/>
              <w:jc w:val="center"/>
              <w:rPr>
                <w:rFonts w:eastAsia="黑体"/>
                <w:bCs/>
                <w:color w:val="000000" w:themeColor="text1"/>
                <w:kern w:val="0"/>
                <w:sz w:val="18"/>
                <w:szCs w:val="18"/>
                <w:highlight w:val="none"/>
              </w:rPr>
            </w:pPr>
          </w:p>
        </w:tc>
        <w:tc>
          <w:tcPr>
            <w:tcW w:w="1015" w:type="dxa"/>
            <w:vAlign w:val="center"/>
          </w:tcPr>
          <w:p w14:paraId="5030CC8B">
            <w:pPr>
              <w:widowControl/>
              <w:spacing w:line="240" w:lineRule="exact"/>
              <w:jc w:val="center"/>
              <w:rPr>
                <w:rFonts w:eastAsia="黑体"/>
                <w:bCs/>
                <w:color w:val="000000" w:themeColor="text1"/>
                <w:kern w:val="0"/>
                <w:sz w:val="18"/>
                <w:szCs w:val="18"/>
                <w:highlight w:val="none"/>
              </w:rPr>
            </w:pPr>
          </w:p>
        </w:tc>
        <w:tc>
          <w:tcPr>
            <w:tcW w:w="1016" w:type="dxa"/>
            <w:vAlign w:val="center"/>
          </w:tcPr>
          <w:p w14:paraId="475BB439">
            <w:pPr>
              <w:widowControl/>
              <w:spacing w:line="240" w:lineRule="exact"/>
              <w:jc w:val="center"/>
              <w:rPr>
                <w:rFonts w:eastAsia="黑体"/>
                <w:bCs/>
                <w:color w:val="000000" w:themeColor="text1"/>
                <w:kern w:val="0"/>
                <w:sz w:val="18"/>
                <w:szCs w:val="18"/>
                <w:highlight w:val="none"/>
              </w:rPr>
            </w:pPr>
          </w:p>
        </w:tc>
        <w:tc>
          <w:tcPr>
            <w:tcW w:w="1015" w:type="dxa"/>
            <w:vAlign w:val="center"/>
          </w:tcPr>
          <w:p w14:paraId="241DB79D">
            <w:pPr>
              <w:widowControl/>
              <w:spacing w:line="240" w:lineRule="exact"/>
              <w:jc w:val="center"/>
              <w:rPr>
                <w:rFonts w:eastAsia="黑体"/>
                <w:bCs/>
                <w:color w:val="000000" w:themeColor="text1"/>
                <w:kern w:val="0"/>
                <w:sz w:val="18"/>
                <w:szCs w:val="18"/>
                <w:highlight w:val="none"/>
              </w:rPr>
            </w:pPr>
          </w:p>
        </w:tc>
        <w:tc>
          <w:tcPr>
            <w:tcW w:w="1015" w:type="dxa"/>
            <w:vAlign w:val="center"/>
          </w:tcPr>
          <w:p w14:paraId="2319D1C3">
            <w:pPr>
              <w:widowControl/>
              <w:spacing w:line="240" w:lineRule="exact"/>
              <w:jc w:val="center"/>
              <w:rPr>
                <w:rFonts w:eastAsia="黑体"/>
                <w:bCs/>
                <w:color w:val="000000" w:themeColor="text1"/>
                <w:kern w:val="0"/>
                <w:sz w:val="18"/>
                <w:szCs w:val="18"/>
                <w:highlight w:val="none"/>
              </w:rPr>
            </w:pPr>
          </w:p>
        </w:tc>
        <w:tc>
          <w:tcPr>
            <w:tcW w:w="1015" w:type="dxa"/>
            <w:vAlign w:val="center"/>
          </w:tcPr>
          <w:p w14:paraId="3090E382">
            <w:pPr>
              <w:widowControl/>
              <w:spacing w:line="240" w:lineRule="exact"/>
              <w:jc w:val="center"/>
              <w:rPr>
                <w:rFonts w:eastAsia="黑体"/>
                <w:bCs/>
                <w:color w:val="000000" w:themeColor="text1"/>
                <w:kern w:val="0"/>
                <w:sz w:val="18"/>
                <w:szCs w:val="18"/>
                <w:highlight w:val="none"/>
              </w:rPr>
            </w:pPr>
          </w:p>
        </w:tc>
        <w:tc>
          <w:tcPr>
            <w:tcW w:w="1016" w:type="dxa"/>
            <w:vAlign w:val="center"/>
          </w:tcPr>
          <w:p w14:paraId="4174B882">
            <w:pPr>
              <w:widowControl/>
              <w:spacing w:line="240" w:lineRule="exact"/>
              <w:jc w:val="center"/>
              <w:rPr>
                <w:rFonts w:eastAsia="黑体"/>
                <w:bCs/>
                <w:color w:val="000000" w:themeColor="text1"/>
                <w:kern w:val="0"/>
                <w:sz w:val="18"/>
                <w:szCs w:val="18"/>
                <w:highlight w:val="none"/>
              </w:rPr>
            </w:pPr>
          </w:p>
        </w:tc>
      </w:tr>
      <w:tr w14:paraId="1E55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D165DC3">
            <w:pPr>
              <w:widowControl/>
              <w:spacing w:line="240" w:lineRule="exact"/>
              <w:jc w:val="left"/>
              <w:rPr>
                <w:rFonts w:eastAsiaTheme="minorEastAsia"/>
                <w:kern w:val="0"/>
                <w:sz w:val="18"/>
                <w:szCs w:val="18"/>
                <w:highlight w:val="none"/>
              </w:rPr>
            </w:pPr>
            <w:r>
              <w:rPr>
                <w:rFonts w:hint="eastAsia" w:eastAsiaTheme="minorEastAsia"/>
                <w:kern w:val="0"/>
                <w:sz w:val="18"/>
                <w:szCs w:val="18"/>
                <w:highlight w:val="none"/>
              </w:rPr>
              <w:t>大学生创新创业导论</w:t>
            </w:r>
          </w:p>
        </w:tc>
        <w:tc>
          <w:tcPr>
            <w:tcW w:w="1015" w:type="dxa"/>
            <w:vAlign w:val="center"/>
          </w:tcPr>
          <w:p w14:paraId="7E17BB02">
            <w:pPr>
              <w:widowControl/>
              <w:spacing w:line="240" w:lineRule="exact"/>
              <w:jc w:val="center"/>
              <w:rPr>
                <w:rFonts w:eastAsia="黑体"/>
                <w:bCs/>
                <w:kern w:val="0"/>
                <w:sz w:val="18"/>
                <w:szCs w:val="18"/>
                <w:highlight w:val="none"/>
              </w:rPr>
            </w:pPr>
          </w:p>
        </w:tc>
        <w:tc>
          <w:tcPr>
            <w:tcW w:w="1015" w:type="dxa"/>
            <w:vAlign w:val="center"/>
          </w:tcPr>
          <w:p w14:paraId="6F6E2C44">
            <w:pPr>
              <w:widowControl/>
              <w:spacing w:line="240" w:lineRule="exact"/>
              <w:jc w:val="center"/>
              <w:rPr>
                <w:rFonts w:eastAsia="黑体"/>
                <w:bCs/>
                <w:color w:val="000000" w:themeColor="text1"/>
                <w:kern w:val="0"/>
                <w:sz w:val="18"/>
                <w:szCs w:val="18"/>
                <w:highlight w:val="none"/>
              </w:rPr>
            </w:pPr>
          </w:p>
        </w:tc>
        <w:tc>
          <w:tcPr>
            <w:tcW w:w="1015" w:type="dxa"/>
            <w:vAlign w:val="center"/>
          </w:tcPr>
          <w:p w14:paraId="70A5264F">
            <w:pPr>
              <w:widowControl/>
              <w:spacing w:line="240" w:lineRule="exact"/>
              <w:jc w:val="center"/>
              <w:rPr>
                <w:rFonts w:eastAsia="黑体"/>
                <w:bCs/>
                <w:color w:val="000000" w:themeColor="text1"/>
                <w:kern w:val="0"/>
                <w:sz w:val="18"/>
                <w:szCs w:val="18"/>
                <w:highlight w:val="none"/>
              </w:rPr>
            </w:pPr>
          </w:p>
        </w:tc>
        <w:tc>
          <w:tcPr>
            <w:tcW w:w="1016" w:type="dxa"/>
            <w:vAlign w:val="center"/>
          </w:tcPr>
          <w:p w14:paraId="0ABB9D6A">
            <w:pPr>
              <w:widowControl/>
              <w:spacing w:line="240" w:lineRule="exact"/>
              <w:jc w:val="center"/>
              <w:rPr>
                <w:rFonts w:eastAsia="黑体"/>
                <w:bCs/>
                <w:color w:val="000000" w:themeColor="text1"/>
                <w:kern w:val="0"/>
                <w:sz w:val="18"/>
                <w:szCs w:val="18"/>
                <w:highlight w:val="none"/>
              </w:rPr>
            </w:pPr>
          </w:p>
        </w:tc>
        <w:tc>
          <w:tcPr>
            <w:tcW w:w="1015" w:type="dxa"/>
            <w:vAlign w:val="center"/>
          </w:tcPr>
          <w:p w14:paraId="5A929099">
            <w:pPr>
              <w:widowControl/>
              <w:spacing w:line="240" w:lineRule="exact"/>
              <w:jc w:val="center"/>
              <w:rPr>
                <w:rFonts w:eastAsia="黑体"/>
                <w:bCs/>
                <w:color w:val="000000" w:themeColor="text1"/>
                <w:kern w:val="0"/>
                <w:sz w:val="18"/>
                <w:szCs w:val="18"/>
                <w:highlight w:val="none"/>
              </w:rPr>
            </w:pPr>
          </w:p>
        </w:tc>
        <w:tc>
          <w:tcPr>
            <w:tcW w:w="1015" w:type="dxa"/>
            <w:vAlign w:val="center"/>
          </w:tcPr>
          <w:p w14:paraId="29AE190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07B70F9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14DDF79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2700644">
            <w:pPr>
              <w:widowControl/>
              <w:spacing w:line="240" w:lineRule="exact"/>
              <w:jc w:val="center"/>
              <w:rPr>
                <w:rFonts w:eastAsia="黑体"/>
                <w:bCs/>
                <w:color w:val="000000" w:themeColor="text1"/>
                <w:kern w:val="0"/>
                <w:sz w:val="18"/>
                <w:szCs w:val="18"/>
                <w:highlight w:val="none"/>
              </w:rPr>
            </w:pPr>
          </w:p>
        </w:tc>
        <w:tc>
          <w:tcPr>
            <w:tcW w:w="1015" w:type="dxa"/>
            <w:vAlign w:val="center"/>
          </w:tcPr>
          <w:p w14:paraId="3EAD3133">
            <w:pPr>
              <w:widowControl/>
              <w:spacing w:line="240" w:lineRule="exact"/>
              <w:jc w:val="center"/>
              <w:rPr>
                <w:rFonts w:eastAsia="黑体"/>
                <w:bCs/>
                <w:color w:val="000000" w:themeColor="text1"/>
                <w:kern w:val="0"/>
                <w:sz w:val="18"/>
                <w:szCs w:val="18"/>
                <w:highlight w:val="none"/>
              </w:rPr>
            </w:pPr>
          </w:p>
        </w:tc>
        <w:tc>
          <w:tcPr>
            <w:tcW w:w="1016" w:type="dxa"/>
            <w:vAlign w:val="center"/>
          </w:tcPr>
          <w:p w14:paraId="15454AD8">
            <w:pPr>
              <w:widowControl/>
              <w:spacing w:line="240" w:lineRule="exact"/>
              <w:jc w:val="center"/>
              <w:rPr>
                <w:rFonts w:eastAsia="黑体"/>
                <w:bCs/>
                <w:color w:val="000000" w:themeColor="text1"/>
                <w:kern w:val="0"/>
                <w:sz w:val="18"/>
                <w:szCs w:val="18"/>
                <w:highlight w:val="none"/>
              </w:rPr>
            </w:pPr>
          </w:p>
        </w:tc>
      </w:tr>
      <w:tr w14:paraId="5474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F163A72">
            <w:pPr>
              <w:widowControl/>
              <w:spacing w:line="240" w:lineRule="exact"/>
              <w:jc w:val="left"/>
              <w:rPr>
                <w:rFonts w:eastAsiaTheme="minorEastAsia"/>
                <w:kern w:val="0"/>
                <w:sz w:val="18"/>
                <w:szCs w:val="18"/>
                <w:highlight w:val="none"/>
              </w:rPr>
            </w:pPr>
            <w:r>
              <w:rPr>
                <w:rFonts w:hint="eastAsia" w:eastAsiaTheme="minorEastAsia"/>
                <w:kern w:val="0"/>
                <w:sz w:val="18"/>
                <w:szCs w:val="18"/>
                <w:highlight w:val="none"/>
              </w:rPr>
              <w:t>双创实践活动</w:t>
            </w:r>
          </w:p>
        </w:tc>
        <w:tc>
          <w:tcPr>
            <w:tcW w:w="1015" w:type="dxa"/>
            <w:vAlign w:val="center"/>
          </w:tcPr>
          <w:p w14:paraId="52CCF304">
            <w:pPr>
              <w:widowControl/>
              <w:spacing w:line="240" w:lineRule="exact"/>
              <w:jc w:val="center"/>
              <w:rPr>
                <w:rFonts w:eastAsia="黑体"/>
                <w:bCs/>
                <w:kern w:val="0"/>
                <w:sz w:val="18"/>
                <w:szCs w:val="18"/>
                <w:highlight w:val="none"/>
              </w:rPr>
            </w:pPr>
          </w:p>
        </w:tc>
        <w:tc>
          <w:tcPr>
            <w:tcW w:w="1015" w:type="dxa"/>
            <w:vAlign w:val="center"/>
          </w:tcPr>
          <w:p w14:paraId="1B93C4DC">
            <w:pPr>
              <w:widowControl/>
              <w:spacing w:line="240" w:lineRule="exact"/>
              <w:jc w:val="center"/>
              <w:rPr>
                <w:rFonts w:eastAsia="黑体"/>
                <w:bCs/>
                <w:color w:val="000000" w:themeColor="text1"/>
                <w:kern w:val="0"/>
                <w:sz w:val="18"/>
                <w:szCs w:val="18"/>
                <w:highlight w:val="none"/>
              </w:rPr>
            </w:pPr>
          </w:p>
        </w:tc>
        <w:tc>
          <w:tcPr>
            <w:tcW w:w="1015" w:type="dxa"/>
            <w:vAlign w:val="center"/>
          </w:tcPr>
          <w:p w14:paraId="0EF3EEB0">
            <w:pPr>
              <w:widowControl/>
              <w:spacing w:line="240" w:lineRule="exact"/>
              <w:jc w:val="center"/>
              <w:rPr>
                <w:rFonts w:eastAsia="黑体"/>
                <w:bCs/>
                <w:color w:val="000000" w:themeColor="text1"/>
                <w:kern w:val="0"/>
                <w:sz w:val="18"/>
                <w:szCs w:val="18"/>
                <w:highlight w:val="none"/>
              </w:rPr>
            </w:pPr>
          </w:p>
        </w:tc>
        <w:tc>
          <w:tcPr>
            <w:tcW w:w="1016" w:type="dxa"/>
            <w:vAlign w:val="center"/>
          </w:tcPr>
          <w:p w14:paraId="3F188358">
            <w:pPr>
              <w:widowControl/>
              <w:spacing w:line="240" w:lineRule="exact"/>
              <w:jc w:val="center"/>
              <w:rPr>
                <w:rFonts w:eastAsia="黑体"/>
                <w:bCs/>
                <w:color w:val="000000" w:themeColor="text1"/>
                <w:kern w:val="0"/>
                <w:sz w:val="18"/>
                <w:szCs w:val="18"/>
                <w:highlight w:val="none"/>
              </w:rPr>
            </w:pPr>
          </w:p>
        </w:tc>
        <w:tc>
          <w:tcPr>
            <w:tcW w:w="1015" w:type="dxa"/>
            <w:vAlign w:val="center"/>
          </w:tcPr>
          <w:p w14:paraId="2A73A3A8">
            <w:pPr>
              <w:widowControl/>
              <w:spacing w:line="240" w:lineRule="exact"/>
              <w:jc w:val="center"/>
              <w:rPr>
                <w:rFonts w:eastAsia="黑体"/>
                <w:bCs/>
                <w:color w:val="000000" w:themeColor="text1"/>
                <w:kern w:val="0"/>
                <w:sz w:val="18"/>
                <w:szCs w:val="18"/>
                <w:highlight w:val="none"/>
              </w:rPr>
            </w:pPr>
          </w:p>
        </w:tc>
        <w:tc>
          <w:tcPr>
            <w:tcW w:w="1015" w:type="dxa"/>
            <w:vAlign w:val="center"/>
          </w:tcPr>
          <w:p w14:paraId="7AB49DFC">
            <w:pPr>
              <w:widowControl/>
              <w:spacing w:line="240" w:lineRule="exact"/>
              <w:jc w:val="center"/>
              <w:rPr>
                <w:rFonts w:eastAsia="黑体"/>
                <w:bCs/>
                <w:color w:val="000000" w:themeColor="text1"/>
                <w:kern w:val="0"/>
                <w:sz w:val="18"/>
                <w:szCs w:val="18"/>
                <w:highlight w:val="none"/>
              </w:rPr>
            </w:pPr>
          </w:p>
        </w:tc>
        <w:tc>
          <w:tcPr>
            <w:tcW w:w="1016" w:type="dxa"/>
            <w:vAlign w:val="center"/>
          </w:tcPr>
          <w:p w14:paraId="3C01FF59">
            <w:pPr>
              <w:widowControl/>
              <w:spacing w:line="240" w:lineRule="exact"/>
              <w:jc w:val="center"/>
              <w:rPr>
                <w:rFonts w:eastAsia="黑体"/>
                <w:bCs/>
                <w:color w:val="000000" w:themeColor="text1"/>
                <w:kern w:val="0"/>
                <w:sz w:val="18"/>
                <w:szCs w:val="18"/>
                <w:highlight w:val="none"/>
              </w:rPr>
            </w:pPr>
          </w:p>
        </w:tc>
        <w:tc>
          <w:tcPr>
            <w:tcW w:w="1015" w:type="dxa"/>
            <w:vAlign w:val="center"/>
          </w:tcPr>
          <w:p w14:paraId="33ADD8DE">
            <w:pPr>
              <w:widowControl/>
              <w:spacing w:line="240" w:lineRule="exact"/>
              <w:jc w:val="center"/>
              <w:rPr>
                <w:rFonts w:eastAsia="黑体"/>
                <w:bCs/>
                <w:color w:val="000000" w:themeColor="text1"/>
                <w:kern w:val="0"/>
                <w:sz w:val="18"/>
                <w:szCs w:val="18"/>
                <w:highlight w:val="none"/>
              </w:rPr>
            </w:pPr>
          </w:p>
        </w:tc>
        <w:tc>
          <w:tcPr>
            <w:tcW w:w="1015" w:type="dxa"/>
            <w:vAlign w:val="center"/>
          </w:tcPr>
          <w:p w14:paraId="2F6586D4">
            <w:pPr>
              <w:widowControl/>
              <w:spacing w:line="240" w:lineRule="exact"/>
              <w:jc w:val="center"/>
              <w:rPr>
                <w:rFonts w:eastAsia="黑体"/>
                <w:bCs/>
                <w:color w:val="000000" w:themeColor="text1"/>
                <w:kern w:val="0"/>
                <w:sz w:val="18"/>
                <w:szCs w:val="18"/>
                <w:highlight w:val="none"/>
              </w:rPr>
            </w:pPr>
          </w:p>
        </w:tc>
        <w:tc>
          <w:tcPr>
            <w:tcW w:w="1015" w:type="dxa"/>
            <w:vAlign w:val="center"/>
          </w:tcPr>
          <w:p w14:paraId="64F2461C">
            <w:pPr>
              <w:widowControl/>
              <w:spacing w:line="240" w:lineRule="exact"/>
              <w:jc w:val="center"/>
              <w:rPr>
                <w:rFonts w:eastAsia="黑体"/>
                <w:bCs/>
                <w:color w:val="000000" w:themeColor="text1"/>
                <w:kern w:val="0"/>
                <w:sz w:val="18"/>
                <w:szCs w:val="18"/>
                <w:highlight w:val="none"/>
              </w:rPr>
            </w:pPr>
          </w:p>
        </w:tc>
        <w:tc>
          <w:tcPr>
            <w:tcW w:w="1016" w:type="dxa"/>
            <w:vAlign w:val="center"/>
          </w:tcPr>
          <w:p w14:paraId="3D788ADF">
            <w:pPr>
              <w:widowControl/>
              <w:spacing w:line="240" w:lineRule="exact"/>
              <w:jc w:val="center"/>
              <w:rPr>
                <w:rFonts w:eastAsia="黑体"/>
                <w:bCs/>
                <w:color w:val="000000" w:themeColor="text1"/>
                <w:kern w:val="0"/>
                <w:sz w:val="18"/>
                <w:szCs w:val="18"/>
                <w:highlight w:val="none"/>
              </w:rPr>
            </w:pPr>
          </w:p>
        </w:tc>
      </w:tr>
      <w:tr w14:paraId="4A6D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0EA0A1A2">
            <w:pPr>
              <w:widowControl/>
              <w:spacing w:line="240" w:lineRule="exact"/>
              <w:jc w:val="left"/>
              <w:rPr>
                <w:rFonts w:eastAsiaTheme="minorEastAsia"/>
                <w:color w:val="000000" w:themeColor="text1"/>
                <w:kern w:val="0"/>
                <w:sz w:val="18"/>
                <w:szCs w:val="18"/>
                <w:highlight w:val="none"/>
              </w:rPr>
            </w:pPr>
            <w:r>
              <w:rPr>
                <w:rFonts w:hint="eastAsia"/>
                <w:color w:val="000000"/>
                <w:kern w:val="0"/>
                <w:sz w:val="18"/>
                <w:szCs w:val="18"/>
                <w:highlight w:val="none"/>
              </w:rPr>
              <w:t>程序设计基础</w:t>
            </w:r>
          </w:p>
        </w:tc>
        <w:tc>
          <w:tcPr>
            <w:tcW w:w="1015" w:type="dxa"/>
            <w:vAlign w:val="center"/>
          </w:tcPr>
          <w:p w14:paraId="43657348">
            <w:pPr>
              <w:widowControl/>
              <w:spacing w:line="240" w:lineRule="exact"/>
              <w:jc w:val="center"/>
              <w:rPr>
                <w:rFonts w:eastAsia="黑体"/>
                <w:bCs/>
                <w:color w:val="000000" w:themeColor="text1"/>
                <w:kern w:val="0"/>
                <w:sz w:val="18"/>
                <w:szCs w:val="18"/>
                <w:highlight w:val="none"/>
              </w:rPr>
            </w:pPr>
          </w:p>
        </w:tc>
        <w:tc>
          <w:tcPr>
            <w:tcW w:w="1015" w:type="dxa"/>
            <w:vAlign w:val="center"/>
          </w:tcPr>
          <w:p w14:paraId="26046A2C">
            <w:pPr>
              <w:widowControl/>
              <w:spacing w:line="240" w:lineRule="exact"/>
              <w:jc w:val="center"/>
              <w:rPr>
                <w:rFonts w:eastAsia="黑体"/>
                <w:bCs/>
                <w:color w:val="000000" w:themeColor="text1"/>
                <w:kern w:val="0"/>
                <w:sz w:val="18"/>
                <w:szCs w:val="18"/>
                <w:highlight w:val="none"/>
              </w:rPr>
            </w:pPr>
          </w:p>
        </w:tc>
        <w:tc>
          <w:tcPr>
            <w:tcW w:w="1015" w:type="dxa"/>
            <w:vAlign w:val="center"/>
          </w:tcPr>
          <w:p w14:paraId="1269EBB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0485454C">
            <w:pPr>
              <w:widowControl/>
              <w:spacing w:line="240" w:lineRule="exact"/>
              <w:jc w:val="center"/>
              <w:rPr>
                <w:rFonts w:eastAsia="黑体"/>
                <w:bCs/>
                <w:color w:val="000000" w:themeColor="text1"/>
                <w:kern w:val="0"/>
                <w:sz w:val="18"/>
                <w:szCs w:val="18"/>
                <w:highlight w:val="none"/>
              </w:rPr>
            </w:pPr>
          </w:p>
        </w:tc>
        <w:tc>
          <w:tcPr>
            <w:tcW w:w="1015" w:type="dxa"/>
            <w:vAlign w:val="center"/>
          </w:tcPr>
          <w:p w14:paraId="07C0185B">
            <w:pPr>
              <w:widowControl/>
              <w:spacing w:line="240" w:lineRule="exact"/>
              <w:jc w:val="center"/>
              <w:rPr>
                <w:rFonts w:eastAsia="黑体"/>
                <w:bCs/>
                <w:color w:val="000000" w:themeColor="text1"/>
                <w:kern w:val="0"/>
                <w:sz w:val="18"/>
                <w:szCs w:val="18"/>
                <w:highlight w:val="none"/>
              </w:rPr>
            </w:pPr>
          </w:p>
        </w:tc>
        <w:tc>
          <w:tcPr>
            <w:tcW w:w="1015" w:type="dxa"/>
            <w:vAlign w:val="center"/>
          </w:tcPr>
          <w:p w14:paraId="5A1C1E49">
            <w:pPr>
              <w:widowControl/>
              <w:spacing w:line="240" w:lineRule="exact"/>
              <w:jc w:val="center"/>
              <w:rPr>
                <w:rFonts w:eastAsia="黑体"/>
                <w:bCs/>
                <w:color w:val="000000" w:themeColor="text1"/>
                <w:kern w:val="0"/>
                <w:sz w:val="18"/>
                <w:szCs w:val="18"/>
                <w:highlight w:val="none"/>
              </w:rPr>
            </w:pPr>
          </w:p>
        </w:tc>
        <w:tc>
          <w:tcPr>
            <w:tcW w:w="1016" w:type="dxa"/>
            <w:vAlign w:val="center"/>
          </w:tcPr>
          <w:p w14:paraId="79C76985">
            <w:pPr>
              <w:widowControl/>
              <w:spacing w:line="240" w:lineRule="exact"/>
              <w:jc w:val="center"/>
              <w:rPr>
                <w:rFonts w:eastAsia="黑体"/>
                <w:bCs/>
                <w:color w:val="000000" w:themeColor="text1"/>
                <w:kern w:val="0"/>
                <w:sz w:val="18"/>
                <w:szCs w:val="18"/>
                <w:highlight w:val="none"/>
              </w:rPr>
            </w:pPr>
          </w:p>
        </w:tc>
        <w:tc>
          <w:tcPr>
            <w:tcW w:w="1015" w:type="dxa"/>
            <w:vAlign w:val="center"/>
          </w:tcPr>
          <w:p w14:paraId="7228170A">
            <w:pPr>
              <w:widowControl/>
              <w:spacing w:line="240" w:lineRule="exact"/>
              <w:jc w:val="center"/>
              <w:rPr>
                <w:rFonts w:eastAsia="黑体"/>
                <w:bCs/>
                <w:color w:val="000000" w:themeColor="text1"/>
                <w:kern w:val="0"/>
                <w:sz w:val="18"/>
                <w:szCs w:val="18"/>
                <w:highlight w:val="none"/>
              </w:rPr>
            </w:pPr>
          </w:p>
        </w:tc>
        <w:tc>
          <w:tcPr>
            <w:tcW w:w="1015" w:type="dxa"/>
            <w:vAlign w:val="center"/>
          </w:tcPr>
          <w:p w14:paraId="0708C110">
            <w:pPr>
              <w:widowControl/>
              <w:spacing w:line="240" w:lineRule="exact"/>
              <w:jc w:val="center"/>
              <w:rPr>
                <w:rFonts w:eastAsia="黑体"/>
                <w:bCs/>
                <w:color w:val="000000" w:themeColor="text1"/>
                <w:kern w:val="0"/>
                <w:sz w:val="18"/>
                <w:szCs w:val="18"/>
                <w:highlight w:val="none"/>
              </w:rPr>
            </w:pPr>
          </w:p>
        </w:tc>
        <w:tc>
          <w:tcPr>
            <w:tcW w:w="1015" w:type="dxa"/>
            <w:vAlign w:val="center"/>
          </w:tcPr>
          <w:p w14:paraId="75E341F9">
            <w:pPr>
              <w:widowControl/>
              <w:spacing w:line="240" w:lineRule="exact"/>
              <w:jc w:val="center"/>
              <w:rPr>
                <w:rFonts w:eastAsia="黑体"/>
                <w:bCs/>
                <w:color w:val="000000" w:themeColor="text1"/>
                <w:kern w:val="0"/>
                <w:sz w:val="18"/>
                <w:szCs w:val="18"/>
                <w:highlight w:val="none"/>
              </w:rPr>
            </w:pPr>
          </w:p>
        </w:tc>
        <w:tc>
          <w:tcPr>
            <w:tcW w:w="1016" w:type="dxa"/>
            <w:vAlign w:val="center"/>
          </w:tcPr>
          <w:p w14:paraId="2A66F262">
            <w:pPr>
              <w:widowControl/>
              <w:spacing w:line="240" w:lineRule="exact"/>
              <w:jc w:val="center"/>
              <w:rPr>
                <w:rFonts w:eastAsia="黑体"/>
                <w:bCs/>
                <w:color w:val="000000" w:themeColor="text1"/>
                <w:kern w:val="0"/>
                <w:sz w:val="18"/>
                <w:szCs w:val="18"/>
                <w:highlight w:val="none"/>
              </w:rPr>
            </w:pPr>
          </w:p>
        </w:tc>
      </w:tr>
      <w:tr w14:paraId="2C6E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5523F499">
            <w:pPr>
              <w:widowControl/>
              <w:spacing w:line="240" w:lineRule="exact"/>
              <w:jc w:val="left"/>
              <w:rPr>
                <w:rFonts w:eastAsiaTheme="minorEastAsia"/>
                <w:sz w:val="18"/>
                <w:szCs w:val="18"/>
                <w:highlight w:val="none"/>
              </w:rPr>
            </w:pPr>
            <w:r>
              <w:rPr>
                <w:rFonts w:hint="eastAsia" w:eastAsiaTheme="minorEastAsia"/>
                <w:sz w:val="18"/>
                <w:szCs w:val="18"/>
                <w:highlight w:val="none"/>
              </w:rPr>
              <w:t>高级程序设计</w:t>
            </w:r>
          </w:p>
        </w:tc>
        <w:tc>
          <w:tcPr>
            <w:tcW w:w="1015" w:type="dxa"/>
            <w:vAlign w:val="center"/>
          </w:tcPr>
          <w:p w14:paraId="5F6B6E44">
            <w:pPr>
              <w:widowControl/>
              <w:spacing w:line="240" w:lineRule="exact"/>
              <w:jc w:val="center"/>
              <w:rPr>
                <w:rFonts w:eastAsia="黑体"/>
                <w:bCs/>
                <w:color w:val="000000" w:themeColor="text1"/>
                <w:kern w:val="0"/>
                <w:sz w:val="18"/>
                <w:szCs w:val="18"/>
                <w:highlight w:val="none"/>
              </w:rPr>
            </w:pPr>
          </w:p>
        </w:tc>
        <w:tc>
          <w:tcPr>
            <w:tcW w:w="1015" w:type="dxa"/>
            <w:vAlign w:val="center"/>
          </w:tcPr>
          <w:p w14:paraId="37721AFE">
            <w:pPr>
              <w:widowControl/>
              <w:spacing w:line="240" w:lineRule="exact"/>
              <w:jc w:val="center"/>
              <w:rPr>
                <w:rFonts w:eastAsia="黑体"/>
                <w:bCs/>
                <w:color w:val="000000" w:themeColor="text1"/>
                <w:kern w:val="0"/>
                <w:sz w:val="18"/>
                <w:szCs w:val="18"/>
                <w:highlight w:val="none"/>
              </w:rPr>
            </w:pPr>
          </w:p>
        </w:tc>
        <w:tc>
          <w:tcPr>
            <w:tcW w:w="1015" w:type="dxa"/>
            <w:vAlign w:val="center"/>
          </w:tcPr>
          <w:p w14:paraId="2F82588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368A9C6A">
            <w:pPr>
              <w:widowControl/>
              <w:spacing w:line="240" w:lineRule="exact"/>
              <w:jc w:val="center"/>
              <w:rPr>
                <w:rFonts w:eastAsia="黑体"/>
                <w:bCs/>
                <w:color w:val="000000" w:themeColor="text1"/>
                <w:kern w:val="0"/>
                <w:sz w:val="18"/>
                <w:szCs w:val="18"/>
                <w:highlight w:val="none"/>
              </w:rPr>
            </w:pPr>
          </w:p>
        </w:tc>
        <w:tc>
          <w:tcPr>
            <w:tcW w:w="1015" w:type="dxa"/>
            <w:vAlign w:val="center"/>
          </w:tcPr>
          <w:p w14:paraId="7E9F6DE3">
            <w:pPr>
              <w:widowControl/>
              <w:spacing w:line="240" w:lineRule="exact"/>
              <w:jc w:val="center"/>
              <w:rPr>
                <w:rFonts w:eastAsia="黑体"/>
                <w:bCs/>
                <w:color w:val="000000" w:themeColor="text1"/>
                <w:kern w:val="0"/>
                <w:sz w:val="18"/>
                <w:szCs w:val="18"/>
                <w:highlight w:val="none"/>
              </w:rPr>
            </w:pPr>
          </w:p>
        </w:tc>
        <w:tc>
          <w:tcPr>
            <w:tcW w:w="1015" w:type="dxa"/>
            <w:vAlign w:val="center"/>
          </w:tcPr>
          <w:p w14:paraId="6224E65D">
            <w:pPr>
              <w:widowControl/>
              <w:spacing w:line="240" w:lineRule="exact"/>
              <w:jc w:val="center"/>
              <w:rPr>
                <w:rFonts w:eastAsia="黑体"/>
                <w:bCs/>
                <w:color w:val="000000" w:themeColor="text1"/>
                <w:kern w:val="0"/>
                <w:sz w:val="18"/>
                <w:szCs w:val="18"/>
                <w:highlight w:val="none"/>
              </w:rPr>
            </w:pPr>
          </w:p>
        </w:tc>
        <w:tc>
          <w:tcPr>
            <w:tcW w:w="1016" w:type="dxa"/>
            <w:vAlign w:val="center"/>
          </w:tcPr>
          <w:p w14:paraId="7A39FC57">
            <w:pPr>
              <w:widowControl/>
              <w:spacing w:line="240" w:lineRule="exact"/>
              <w:jc w:val="center"/>
              <w:rPr>
                <w:rFonts w:eastAsia="黑体"/>
                <w:bCs/>
                <w:color w:val="000000" w:themeColor="text1"/>
                <w:kern w:val="0"/>
                <w:sz w:val="18"/>
                <w:szCs w:val="18"/>
                <w:highlight w:val="none"/>
              </w:rPr>
            </w:pPr>
          </w:p>
        </w:tc>
        <w:tc>
          <w:tcPr>
            <w:tcW w:w="1015" w:type="dxa"/>
            <w:vAlign w:val="center"/>
          </w:tcPr>
          <w:p w14:paraId="1D928FAB">
            <w:pPr>
              <w:widowControl/>
              <w:spacing w:line="240" w:lineRule="exact"/>
              <w:jc w:val="center"/>
              <w:rPr>
                <w:rFonts w:eastAsia="黑体"/>
                <w:bCs/>
                <w:color w:val="000000" w:themeColor="text1"/>
                <w:kern w:val="0"/>
                <w:sz w:val="18"/>
                <w:szCs w:val="18"/>
                <w:highlight w:val="none"/>
              </w:rPr>
            </w:pPr>
          </w:p>
        </w:tc>
        <w:tc>
          <w:tcPr>
            <w:tcW w:w="1015" w:type="dxa"/>
            <w:vAlign w:val="center"/>
          </w:tcPr>
          <w:p w14:paraId="1A9E428E">
            <w:pPr>
              <w:widowControl/>
              <w:spacing w:line="240" w:lineRule="exact"/>
              <w:jc w:val="center"/>
              <w:rPr>
                <w:rFonts w:eastAsia="黑体"/>
                <w:bCs/>
                <w:color w:val="000000" w:themeColor="text1"/>
                <w:kern w:val="0"/>
                <w:sz w:val="18"/>
                <w:szCs w:val="18"/>
                <w:highlight w:val="none"/>
              </w:rPr>
            </w:pPr>
          </w:p>
        </w:tc>
        <w:tc>
          <w:tcPr>
            <w:tcW w:w="1015" w:type="dxa"/>
            <w:vAlign w:val="center"/>
          </w:tcPr>
          <w:p w14:paraId="446BF43D">
            <w:pPr>
              <w:widowControl/>
              <w:spacing w:line="240" w:lineRule="exact"/>
              <w:jc w:val="center"/>
              <w:rPr>
                <w:rFonts w:eastAsia="黑体"/>
                <w:bCs/>
                <w:color w:val="000000" w:themeColor="text1"/>
                <w:kern w:val="0"/>
                <w:sz w:val="18"/>
                <w:szCs w:val="18"/>
                <w:highlight w:val="none"/>
              </w:rPr>
            </w:pPr>
          </w:p>
        </w:tc>
        <w:tc>
          <w:tcPr>
            <w:tcW w:w="1016" w:type="dxa"/>
            <w:vAlign w:val="center"/>
          </w:tcPr>
          <w:p w14:paraId="7C8599E7">
            <w:pPr>
              <w:widowControl/>
              <w:spacing w:line="240" w:lineRule="exact"/>
              <w:jc w:val="center"/>
              <w:rPr>
                <w:rFonts w:eastAsia="黑体"/>
                <w:bCs/>
                <w:color w:val="000000" w:themeColor="text1"/>
                <w:kern w:val="0"/>
                <w:sz w:val="18"/>
                <w:szCs w:val="18"/>
                <w:highlight w:val="none"/>
              </w:rPr>
            </w:pPr>
          </w:p>
        </w:tc>
      </w:tr>
      <w:tr w14:paraId="30CB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BA612D6">
            <w:pPr>
              <w:widowControl/>
              <w:spacing w:line="240" w:lineRule="exact"/>
              <w:jc w:val="left"/>
              <w:rPr>
                <w:rFonts w:eastAsiaTheme="minorEastAsia"/>
                <w:sz w:val="18"/>
                <w:szCs w:val="18"/>
                <w:highlight w:val="none"/>
              </w:rPr>
            </w:pPr>
            <w:r>
              <w:rPr>
                <w:rFonts w:hint="eastAsia" w:eastAsiaTheme="minorEastAsia"/>
                <w:sz w:val="18"/>
                <w:szCs w:val="18"/>
                <w:highlight w:val="none"/>
              </w:rPr>
              <w:t>线性代数</w:t>
            </w:r>
          </w:p>
        </w:tc>
        <w:tc>
          <w:tcPr>
            <w:tcW w:w="1015" w:type="dxa"/>
            <w:vAlign w:val="center"/>
          </w:tcPr>
          <w:p w14:paraId="4D2D4F7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5E4D88A0">
            <w:pPr>
              <w:widowControl/>
              <w:spacing w:line="240" w:lineRule="exact"/>
              <w:jc w:val="center"/>
              <w:rPr>
                <w:rFonts w:eastAsia="黑体"/>
                <w:bCs/>
                <w:color w:val="000000" w:themeColor="text1"/>
                <w:kern w:val="0"/>
                <w:sz w:val="18"/>
                <w:szCs w:val="18"/>
                <w:highlight w:val="none"/>
              </w:rPr>
            </w:pPr>
          </w:p>
        </w:tc>
        <w:tc>
          <w:tcPr>
            <w:tcW w:w="1015" w:type="dxa"/>
            <w:vAlign w:val="center"/>
          </w:tcPr>
          <w:p w14:paraId="5F7F5583">
            <w:pPr>
              <w:widowControl/>
              <w:spacing w:line="240" w:lineRule="exact"/>
              <w:jc w:val="center"/>
              <w:rPr>
                <w:rFonts w:eastAsia="黑体"/>
                <w:bCs/>
                <w:color w:val="000000" w:themeColor="text1"/>
                <w:kern w:val="0"/>
                <w:sz w:val="18"/>
                <w:szCs w:val="18"/>
                <w:highlight w:val="none"/>
              </w:rPr>
            </w:pPr>
          </w:p>
        </w:tc>
        <w:tc>
          <w:tcPr>
            <w:tcW w:w="1016" w:type="dxa"/>
            <w:vAlign w:val="center"/>
          </w:tcPr>
          <w:p w14:paraId="3300784E">
            <w:pPr>
              <w:widowControl/>
              <w:spacing w:line="240" w:lineRule="exact"/>
              <w:jc w:val="center"/>
              <w:rPr>
                <w:rFonts w:eastAsia="黑体"/>
                <w:bCs/>
                <w:color w:val="000000" w:themeColor="text1"/>
                <w:kern w:val="0"/>
                <w:sz w:val="18"/>
                <w:szCs w:val="18"/>
                <w:highlight w:val="none"/>
              </w:rPr>
            </w:pPr>
          </w:p>
        </w:tc>
        <w:tc>
          <w:tcPr>
            <w:tcW w:w="1015" w:type="dxa"/>
            <w:vAlign w:val="center"/>
          </w:tcPr>
          <w:p w14:paraId="34140986">
            <w:pPr>
              <w:widowControl/>
              <w:spacing w:line="240" w:lineRule="exact"/>
              <w:jc w:val="center"/>
              <w:rPr>
                <w:rFonts w:eastAsia="黑体"/>
                <w:bCs/>
                <w:color w:val="000000" w:themeColor="text1"/>
                <w:kern w:val="0"/>
                <w:sz w:val="18"/>
                <w:szCs w:val="18"/>
                <w:highlight w:val="none"/>
              </w:rPr>
            </w:pPr>
          </w:p>
        </w:tc>
        <w:tc>
          <w:tcPr>
            <w:tcW w:w="1015" w:type="dxa"/>
            <w:vAlign w:val="center"/>
          </w:tcPr>
          <w:p w14:paraId="573F86FB">
            <w:pPr>
              <w:widowControl/>
              <w:spacing w:line="240" w:lineRule="exact"/>
              <w:jc w:val="center"/>
              <w:rPr>
                <w:rFonts w:eastAsia="黑体"/>
                <w:bCs/>
                <w:color w:val="000000" w:themeColor="text1"/>
                <w:kern w:val="0"/>
                <w:sz w:val="18"/>
                <w:szCs w:val="18"/>
                <w:highlight w:val="none"/>
              </w:rPr>
            </w:pPr>
          </w:p>
        </w:tc>
        <w:tc>
          <w:tcPr>
            <w:tcW w:w="1016" w:type="dxa"/>
            <w:vAlign w:val="center"/>
          </w:tcPr>
          <w:p w14:paraId="1F48FBC5">
            <w:pPr>
              <w:widowControl/>
              <w:spacing w:line="240" w:lineRule="exact"/>
              <w:jc w:val="center"/>
              <w:rPr>
                <w:rFonts w:eastAsia="黑体"/>
                <w:bCs/>
                <w:color w:val="000000" w:themeColor="text1"/>
                <w:kern w:val="0"/>
                <w:sz w:val="18"/>
                <w:szCs w:val="18"/>
                <w:highlight w:val="none"/>
              </w:rPr>
            </w:pPr>
          </w:p>
        </w:tc>
        <w:tc>
          <w:tcPr>
            <w:tcW w:w="1015" w:type="dxa"/>
            <w:vAlign w:val="center"/>
          </w:tcPr>
          <w:p w14:paraId="4DEF8809">
            <w:pPr>
              <w:widowControl/>
              <w:spacing w:line="240" w:lineRule="exact"/>
              <w:jc w:val="center"/>
              <w:rPr>
                <w:rFonts w:eastAsia="黑体"/>
                <w:bCs/>
                <w:color w:val="000000" w:themeColor="text1"/>
                <w:kern w:val="0"/>
                <w:sz w:val="18"/>
                <w:szCs w:val="18"/>
                <w:highlight w:val="none"/>
              </w:rPr>
            </w:pPr>
          </w:p>
        </w:tc>
        <w:tc>
          <w:tcPr>
            <w:tcW w:w="1015" w:type="dxa"/>
            <w:vAlign w:val="center"/>
          </w:tcPr>
          <w:p w14:paraId="7942A871">
            <w:pPr>
              <w:widowControl/>
              <w:spacing w:line="240" w:lineRule="exact"/>
              <w:jc w:val="center"/>
              <w:rPr>
                <w:rFonts w:eastAsia="黑体"/>
                <w:bCs/>
                <w:color w:val="000000" w:themeColor="text1"/>
                <w:kern w:val="0"/>
                <w:sz w:val="18"/>
                <w:szCs w:val="18"/>
                <w:highlight w:val="none"/>
              </w:rPr>
            </w:pPr>
          </w:p>
        </w:tc>
        <w:tc>
          <w:tcPr>
            <w:tcW w:w="1015" w:type="dxa"/>
            <w:vAlign w:val="center"/>
          </w:tcPr>
          <w:p w14:paraId="0D44FBD4">
            <w:pPr>
              <w:widowControl/>
              <w:spacing w:line="240" w:lineRule="exact"/>
              <w:jc w:val="center"/>
              <w:rPr>
                <w:rFonts w:eastAsia="黑体"/>
                <w:bCs/>
                <w:color w:val="000000" w:themeColor="text1"/>
                <w:kern w:val="0"/>
                <w:sz w:val="18"/>
                <w:szCs w:val="18"/>
                <w:highlight w:val="none"/>
              </w:rPr>
            </w:pPr>
          </w:p>
        </w:tc>
        <w:tc>
          <w:tcPr>
            <w:tcW w:w="1016" w:type="dxa"/>
            <w:vAlign w:val="center"/>
          </w:tcPr>
          <w:p w14:paraId="2A7DA266">
            <w:pPr>
              <w:widowControl/>
              <w:spacing w:line="240" w:lineRule="exact"/>
              <w:jc w:val="center"/>
              <w:rPr>
                <w:rFonts w:eastAsia="黑体"/>
                <w:bCs/>
                <w:color w:val="000000" w:themeColor="text1"/>
                <w:kern w:val="0"/>
                <w:sz w:val="18"/>
                <w:szCs w:val="18"/>
                <w:highlight w:val="none"/>
              </w:rPr>
            </w:pPr>
          </w:p>
        </w:tc>
      </w:tr>
      <w:tr w14:paraId="22F3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972F43E">
            <w:pPr>
              <w:widowControl/>
              <w:spacing w:line="240" w:lineRule="exact"/>
              <w:jc w:val="left"/>
              <w:rPr>
                <w:rFonts w:eastAsiaTheme="minorEastAsia"/>
                <w:sz w:val="18"/>
                <w:szCs w:val="18"/>
                <w:highlight w:val="none"/>
              </w:rPr>
            </w:pPr>
            <w:r>
              <w:rPr>
                <w:rFonts w:hint="eastAsia" w:eastAsiaTheme="minorEastAsia"/>
                <w:color w:val="000000" w:themeColor="text1"/>
                <w:kern w:val="0"/>
                <w:sz w:val="18"/>
                <w:szCs w:val="18"/>
                <w:highlight w:val="none"/>
              </w:rPr>
              <w:t>工程项目管理</w:t>
            </w:r>
          </w:p>
        </w:tc>
        <w:tc>
          <w:tcPr>
            <w:tcW w:w="1015" w:type="dxa"/>
            <w:vAlign w:val="center"/>
          </w:tcPr>
          <w:p w14:paraId="6A10A345">
            <w:pPr>
              <w:widowControl/>
              <w:spacing w:line="240" w:lineRule="exact"/>
              <w:jc w:val="center"/>
              <w:rPr>
                <w:rFonts w:eastAsia="黑体"/>
                <w:bCs/>
                <w:color w:val="000000" w:themeColor="text1"/>
                <w:kern w:val="0"/>
                <w:sz w:val="18"/>
                <w:szCs w:val="18"/>
                <w:highlight w:val="none"/>
              </w:rPr>
            </w:pPr>
          </w:p>
        </w:tc>
        <w:tc>
          <w:tcPr>
            <w:tcW w:w="1015" w:type="dxa"/>
            <w:vAlign w:val="center"/>
          </w:tcPr>
          <w:p w14:paraId="1B54897A">
            <w:pPr>
              <w:widowControl/>
              <w:spacing w:line="240" w:lineRule="exact"/>
              <w:jc w:val="center"/>
              <w:rPr>
                <w:rFonts w:eastAsia="黑体"/>
                <w:bCs/>
                <w:color w:val="000000" w:themeColor="text1"/>
                <w:kern w:val="0"/>
                <w:sz w:val="18"/>
                <w:szCs w:val="18"/>
                <w:highlight w:val="none"/>
              </w:rPr>
            </w:pPr>
          </w:p>
        </w:tc>
        <w:tc>
          <w:tcPr>
            <w:tcW w:w="1015" w:type="dxa"/>
            <w:vAlign w:val="center"/>
          </w:tcPr>
          <w:p w14:paraId="152AC705">
            <w:pPr>
              <w:widowControl/>
              <w:spacing w:line="240" w:lineRule="exact"/>
              <w:jc w:val="center"/>
              <w:rPr>
                <w:rFonts w:eastAsia="黑体"/>
                <w:bCs/>
                <w:color w:val="000000" w:themeColor="text1"/>
                <w:kern w:val="0"/>
                <w:sz w:val="18"/>
                <w:szCs w:val="18"/>
                <w:highlight w:val="none"/>
              </w:rPr>
            </w:pPr>
          </w:p>
        </w:tc>
        <w:tc>
          <w:tcPr>
            <w:tcW w:w="1016" w:type="dxa"/>
            <w:vAlign w:val="center"/>
          </w:tcPr>
          <w:p w14:paraId="2521B90D">
            <w:pPr>
              <w:widowControl/>
              <w:spacing w:line="240" w:lineRule="exact"/>
              <w:jc w:val="center"/>
              <w:rPr>
                <w:rFonts w:eastAsia="黑体"/>
                <w:bCs/>
                <w:color w:val="000000" w:themeColor="text1"/>
                <w:kern w:val="0"/>
                <w:sz w:val="18"/>
                <w:szCs w:val="18"/>
                <w:highlight w:val="none"/>
              </w:rPr>
            </w:pPr>
          </w:p>
        </w:tc>
        <w:tc>
          <w:tcPr>
            <w:tcW w:w="1015" w:type="dxa"/>
            <w:vAlign w:val="center"/>
          </w:tcPr>
          <w:p w14:paraId="19C4DDF9">
            <w:pPr>
              <w:widowControl/>
              <w:spacing w:line="240" w:lineRule="exact"/>
              <w:jc w:val="center"/>
              <w:rPr>
                <w:rFonts w:eastAsia="黑体"/>
                <w:bCs/>
                <w:color w:val="000000" w:themeColor="text1"/>
                <w:kern w:val="0"/>
                <w:sz w:val="18"/>
                <w:szCs w:val="18"/>
                <w:highlight w:val="none"/>
              </w:rPr>
            </w:pPr>
          </w:p>
        </w:tc>
        <w:tc>
          <w:tcPr>
            <w:tcW w:w="1015" w:type="dxa"/>
            <w:vAlign w:val="center"/>
          </w:tcPr>
          <w:p w14:paraId="5E17039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2B55F31A">
            <w:pPr>
              <w:widowControl/>
              <w:spacing w:line="240" w:lineRule="exact"/>
              <w:jc w:val="center"/>
              <w:rPr>
                <w:rFonts w:eastAsia="黑体"/>
                <w:bCs/>
                <w:color w:val="000000" w:themeColor="text1"/>
                <w:kern w:val="0"/>
                <w:sz w:val="18"/>
                <w:szCs w:val="18"/>
                <w:highlight w:val="none"/>
              </w:rPr>
            </w:pPr>
          </w:p>
        </w:tc>
        <w:tc>
          <w:tcPr>
            <w:tcW w:w="1015" w:type="dxa"/>
            <w:vAlign w:val="center"/>
          </w:tcPr>
          <w:p w14:paraId="1B5BE8FD">
            <w:pPr>
              <w:widowControl/>
              <w:spacing w:line="240" w:lineRule="exact"/>
              <w:jc w:val="center"/>
              <w:rPr>
                <w:rFonts w:eastAsia="黑体"/>
                <w:bCs/>
                <w:color w:val="000000" w:themeColor="text1"/>
                <w:kern w:val="0"/>
                <w:sz w:val="18"/>
                <w:szCs w:val="18"/>
                <w:highlight w:val="none"/>
              </w:rPr>
            </w:pPr>
          </w:p>
        </w:tc>
        <w:tc>
          <w:tcPr>
            <w:tcW w:w="1015" w:type="dxa"/>
            <w:vAlign w:val="center"/>
          </w:tcPr>
          <w:p w14:paraId="300602C2">
            <w:pPr>
              <w:widowControl/>
              <w:spacing w:line="240" w:lineRule="exact"/>
              <w:jc w:val="center"/>
              <w:rPr>
                <w:rFonts w:eastAsia="黑体"/>
                <w:bCs/>
                <w:color w:val="000000" w:themeColor="text1"/>
                <w:kern w:val="0"/>
                <w:sz w:val="18"/>
                <w:szCs w:val="18"/>
                <w:highlight w:val="none"/>
              </w:rPr>
            </w:pPr>
          </w:p>
        </w:tc>
        <w:tc>
          <w:tcPr>
            <w:tcW w:w="1015" w:type="dxa"/>
            <w:vAlign w:val="center"/>
          </w:tcPr>
          <w:p w14:paraId="71A4A5F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547EE3BE">
            <w:pPr>
              <w:widowControl/>
              <w:spacing w:line="240" w:lineRule="exact"/>
              <w:jc w:val="center"/>
              <w:rPr>
                <w:rFonts w:eastAsia="黑体"/>
                <w:bCs/>
                <w:color w:val="000000" w:themeColor="text1"/>
                <w:kern w:val="0"/>
                <w:sz w:val="18"/>
                <w:szCs w:val="18"/>
                <w:highlight w:val="none"/>
              </w:rPr>
            </w:pPr>
          </w:p>
        </w:tc>
      </w:tr>
      <w:tr w14:paraId="5494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009C120B">
            <w:pPr>
              <w:widowControl/>
              <w:spacing w:line="240" w:lineRule="exact"/>
              <w:jc w:val="left"/>
              <w:rPr>
                <w:rFonts w:eastAsiaTheme="minorEastAsia"/>
                <w:sz w:val="18"/>
                <w:szCs w:val="18"/>
                <w:highlight w:val="none"/>
              </w:rPr>
            </w:pPr>
            <w:r>
              <w:rPr>
                <w:rFonts w:hint="eastAsia" w:eastAsiaTheme="minorEastAsia"/>
                <w:sz w:val="18"/>
                <w:szCs w:val="18"/>
                <w:highlight w:val="none"/>
              </w:rPr>
              <w:t>大学物理</w:t>
            </w:r>
            <w:r>
              <w:rPr>
                <w:rFonts w:eastAsiaTheme="minorEastAsia"/>
                <w:sz w:val="18"/>
                <w:szCs w:val="18"/>
                <w:highlight w:val="none"/>
              </w:rPr>
              <w:t>B</w:t>
            </w:r>
          </w:p>
        </w:tc>
        <w:tc>
          <w:tcPr>
            <w:tcW w:w="1015" w:type="dxa"/>
            <w:vAlign w:val="center"/>
          </w:tcPr>
          <w:p w14:paraId="7E6CE2D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2486BAA">
            <w:pPr>
              <w:widowControl/>
              <w:spacing w:line="240" w:lineRule="exact"/>
              <w:jc w:val="center"/>
              <w:rPr>
                <w:rFonts w:eastAsia="黑体"/>
                <w:bCs/>
                <w:color w:val="000000" w:themeColor="text1"/>
                <w:kern w:val="0"/>
                <w:sz w:val="18"/>
                <w:szCs w:val="18"/>
                <w:highlight w:val="none"/>
              </w:rPr>
            </w:pPr>
          </w:p>
        </w:tc>
        <w:tc>
          <w:tcPr>
            <w:tcW w:w="1015" w:type="dxa"/>
            <w:vAlign w:val="center"/>
          </w:tcPr>
          <w:p w14:paraId="1F57384B">
            <w:pPr>
              <w:widowControl/>
              <w:spacing w:line="240" w:lineRule="exact"/>
              <w:jc w:val="center"/>
              <w:rPr>
                <w:rFonts w:eastAsia="黑体"/>
                <w:bCs/>
                <w:color w:val="000000" w:themeColor="text1"/>
                <w:kern w:val="0"/>
                <w:sz w:val="18"/>
                <w:szCs w:val="18"/>
                <w:highlight w:val="none"/>
              </w:rPr>
            </w:pPr>
          </w:p>
        </w:tc>
        <w:tc>
          <w:tcPr>
            <w:tcW w:w="1016" w:type="dxa"/>
            <w:vAlign w:val="center"/>
          </w:tcPr>
          <w:p w14:paraId="70175F6C">
            <w:pPr>
              <w:widowControl/>
              <w:spacing w:line="240" w:lineRule="exact"/>
              <w:jc w:val="center"/>
              <w:rPr>
                <w:rFonts w:eastAsia="黑体"/>
                <w:bCs/>
                <w:color w:val="000000" w:themeColor="text1"/>
                <w:kern w:val="0"/>
                <w:sz w:val="18"/>
                <w:szCs w:val="18"/>
                <w:highlight w:val="none"/>
              </w:rPr>
            </w:pPr>
          </w:p>
        </w:tc>
        <w:tc>
          <w:tcPr>
            <w:tcW w:w="1015" w:type="dxa"/>
            <w:vAlign w:val="center"/>
          </w:tcPr>
          <w:p w14:paraId="4BB4AB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6CB8DF1D">
            <w:pPr>
              <w:widowControl/>
              <w:spacing w:line="240" w:lineRule="exact"/>
              <w:jc w:val="center"/>
              <w:rPr>
                <w:rFonts w:eastAsia="黑体"/>
                <w:bCs/>
                <w:color w:val="000000" w:themeColor="text1"/>
                <w:kern w:val="0"/>
                <w:sz w:val="18"/>
                <w:szCs w:val="18"/>
                <w:highlight w:val="none"/>
              </w:rPr>
            </w:pPr>
          </w:p>
        </w:tc>
        <w:tc>
          <w:tcPr>
            <w:tcW w:w="1016" w:type="dxa"/>
            <w:vAlign w:val="center"/>
          </w:tcPr>
          <w:p w14:paraId="13DE6F6F">
            <w:pPr>
              <w:widowControl/>
              <w:spacing w:line="240" w:lineRule="exact"/>
              <w:jc w:val="center"/>
              <w:rPr>
                <w:rFonts w:eastAsia="黑体"/>
                <w:bCs/>
                <w:color w:val="000000" w:themeColor="text1"/>
                <w:kern w:val="0"/>
                <w:sz w:val="18"/>
                <w:szCs w:val="18"/>
                <w:highlight w:val="none"/>
              </w:rPr>
            </w:pPr>
          </w:p>
        </w:tc>
        <w:tc>
          <w:tcPr>
            <w:tcW w:w="1015" w:type="dxa"/>
            <w:vAlign w:val="center"/>
          </w:tcPr>
          <w:p w14:paraId="5765A521">
            <w:pPr>
              <w:widowControl/>
              <w:spacing w:line="240" w:lineRule="exact"/>
              <w:jc w:val="center"/>
              <w:rPr>
                <w:rFonts w:eastAsia="黑体"/>
                <w:bCs/>
                <w:color w:val="000000" w:themeColor="text1"/>
                <w:kern w:val="0"/>
                <w:sz w:val="18"/>
                <w:szCs w:val="18"/>
                <w:highlight w:val="none"/>
              </w:rPr>
            </w:pPr>
          </w:p>
        </w:tc>
        <w:tc>
          <w:tcPr>
            <w:tcW w:w="1015" w:type="dxa"/>
            <w:vAlign w:val="center"/>
          </w:tcPr>
          <w:p w14:paraId="717CB87B">
            <w:pPr>
              <w:widowControl/>
              <w:spacing w:line="240" w:lineRule="exact"/>
              <w:jc w:val="center"/>
              <w:rPr>
                <w:rFonts w:eastAsia="黑体"/>
                <w:bCs/>
                <w:color w:val="000000" w:themeColor="text1"/>
                <w:kern w:val="0"/>
                <w:sz w:val="18"/>
                <w:szCs w:val="18"/>
                <w:highlight w:val="none"/>
              </w:rPr>
            </w:pPr>
          </w:p>
        </w:tc>
        <w:tc>
          <w:tcPr>
            <w:tcW w:w="1015" w:type="dxa"/>
            <w:vAlign w:val="center"/>
          </w:tcPr>
          <w:p w14:paraId="58BE2A30">
            <w:pPr>
              <w:widowControl/>
              <w:spacing w:line="240" w:lineRule="exact"/>
              <w:jc w:val="center"/>
              <w:rPr>
                <w:rFonts w:eastAsia="黑体"/>
                <w:bCs/>
                <w:color w:val="000000" w:themeColor="text1"/>
                <w:kern w:val="0"/>
                <w:sz w:val="18"/>
                <w:szCs w:val="18"/>
                <w:highlight w:val="none"/>
              </w:rPr>
            </w:pPr>
          </w:p>
        </w:tc>
        <w:tc>
          <w:tcPr>
            <w:tcW w:w="1016" w:type="dxa"/>
            <w:vAlign w:val="center"/>
          </w:tcPr>
          <w:p w14:paraId="126555AC">
            <w:pPr>
              <w:widowControl/>
              <w:spacing w:line="240" w:lineRule="exact"/>
              <w:jc w:val="center"/>
              <w:rPr>
                <w:rFonts w:eastAsia="黑体"/>
                <w:bCs/>
                <w:color w:val="000000" w:themeColor="text1"/>
                <w:kern w:val="0"/>
                <w:sz w:val="18"/>
                <w:szCs w:val="18"/>
                <w:highlight w:val="none"/>
              </w:rPr>
            </w:pPr>
          </w:p>
        </w:tc>
      </w:tr>
      <w:tr w14:paraId="498E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5B32F85F">
            <w:pPr>
              <w:widowControl/>
              <w:spacing w:line="240" w:lineRule="exact"/>
              <w:jc w:val="left"/>
              <w:rPr>
                <w:rFonts w:eastAsiaTheme="minorEastAsia"/>
                <w:sz w:val="18"/>
                <w:szCs w:val="18"/>
                <w:highlight w:val="none"/>
              </w:rPr>
            </w:pPr>
            <w:r>
              <w:rPr>
                <w:rFonts w:hint="eastAsia" w:eastAsiaTheme="minorEastAsia"/>
                <w:sz w:val="18"/>
                <w:szCs w:val="18"/>
                <w:highlight w:val="none"/>
              </w:rPr>
              <w:t>大学物理实验</w:t>
            </w:r>
            <w:r>
              <w:rPr>
                <w:rFonts w:eastAsiaTheme="minorEastAsia"/>
                <w:sz w:val="18"/>
                <w:szCs w:val="18"/>
                <w:highlight w:val="none"/>
              </w:rPr>
              <w:t>B</w:t>
            </w:r>
          </w:p>
        </w:tc>
        <w:tc>
          <w:tcPr>
            <w:tcW w:w="1015" w:type="dxa"/>
            <w:vAlign w:val="center"/>
          </w:tcPr>
          <w:p w14:paraId="4D6F4CB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1DE2FFE">
            <w:pPr>
              <w:widowControl/>
              <w:spacing w:line="240" w:lineRule="exact"/>
              <w:jc w:val="center"/>
              <w:rPr>
                <w:rFonts w:eastAsia="黑体"/>
                <w:bCs/>
                <w:color w:val="000000" w:themeColor="text1"/>
                <w:kern w:val="0"/>
                <w:sz w:val="18"/>
                <w:szCs w:val="18"/>
                <w:highlight w:val="none"/>
              </w:rPr>
            </w:pPr>
          </w:p>
        </w:tc>
        <w:tc>
          <w:tcPr>
            <w:tcW w:w="1015" w:type="dxa"/>
            <w:vAlign w:val="center"/>
          </w:tcPr>
          <w:p w14:paraId="03E3E943">
            <w:pPr>
              <w:widowControl/>
              <w:spacing w:line="240" w:lineRule="exact"/>
              <w:jc w:val="center"/>
              <w:rPr>
                <w:rFonts w:eastAsia="黑体"/>
                <w:bCs/>
                <w:color w:val="000000" w:themeColor="text1"/>
                <w:kern w:val="0"/>
                <w:sz w:val="18"/>
                <w:szCs w:val="18"/>
                <w:highlight w:val="none"/>
              </w:rPr>
            </w:pPr>
          </w:p>
        </w:tc>
        <w:tc>
          <w:tcPr>
            <w:tcW w:w="1016" w:type="dxa"/>
            <w:vAlign w:val="center"/>
          </w:tcPr>
          <w:p w14:paraId="5978557A">
            <w:pPr>
              <w:widowControl/>
              <w:spacing w:line="240" w:lineRule="exact"/>
              <w:jc w:val="center"/>
              <w:rPr>
                <w:rFonts w:eastAsia="黑体"/>
                <w:bCs/>
                <w:color w:val="000000" w:themeColor="text1"/>
                <w:kern w:val="0"/>
                <w:sz w:val="18"/>
                <w:szCs w:val="18"/>
                <w:highlight w:val="none"/>
              </w:rPr>
            </w:pPr>
          </w:p>
        </w:tc>
        <w:tc>
          <w:tcPr>
            <w:tcW w:w="1015" w:type="dxa"/>
            <w:vAlign w:val="center"/>
          </w:tcPr>
          <w:p w14:paraId="7874149D">
            <w:pPr>
              <w:widowControl/>
              <w:spacing w:line="240" w:lineRule="exact"/>
              <w:jc w:val="center"/>
              <w:rPr>
                <w:rFonts w:eastAsia="黑体"/>
                <w:bCs/>
                <w:color w:val="000000" w:themeColor="text1"/>
                <w:kern w:val="0"/>
                <w:sz w:val="18"/>
                <w:szCs w:val="18"/>
                <w:highlight w:val="none"/>
              </w:rPr>
            </w:pPr>
          </w:p>
        </w:tc>
        <w:tc>
          <w:tcPr>
            <w:tcW w:w="1015" w:type="dxa"/>
            <w:vAlign w:val="center"/>
          </w:tcPr>
          <w:p w14:paraId="39AFE8B1">
            <w:pPr>
              <w:widowControl/>
              <w:spacing w:line="240" w:lineRule="exact"/>
              <w:jc w:val="center"/>
              <w:rPr>
                <w:rFonts w:eastAsia="黑体"/>
                <w:bCs/>
                <w:color w:val="000000" w:themeColor="text1"/>
                <w:kern w:val="0"/>
                <w:sz w:val="18"/>
                <w:szCs w:val="18"/>
                <w:highlight w:val="none"/>
              </w:rPr>
            </w:pPr>
          </w:p>
        </w:tc>
        <w:tc>
          <w:tcPr>
            <w:tcW w:w="1016" w:type="dxa"/>
            <w:vAlign w:val="center"/>
          </w:tcPr>
          <w:p w14:paraId="5A2C3284">
            <w:pPr>
              <w:widowControl/>
              <w:spacing w:line="240" w:lineRule="exact"/>
              <w:jc w:val="center"/>
              <w:rPr>
                <w:rFonts w:eastAsia="黑体"/>
                <w:bCs/>
                <w:color w:val="000000" w:themeColor="text1"/>
                <w:kern w:val="0"/>
                <w:sz w:val="18"/>
                <w:szCs w:val="18"/>
                <w:highlight w:val="none"/>
              </w:rPr>
            </w:pPr>
          </w:p>
        </w:tc>
        <w:tc>
          <w:tcPr>
            <w:tcW w:w="1015" w:type="dxa"/>
            <w:vAlign w:val="center"/>
          </w:tcPr>
          <w:p w14:paraId="6C9AD109">
            <w:pPr>
              <w:widowControl/>
              <w:spacing w:line="240" w:lineRule="exact"/>
              <w:jc w:val="center"/>
              <w:rPr>
                <w:rFonts w:eastAsia="黑体"/>
                <w:bCs/>
                <w:color w:val="000000" w:themeColor="text1"/>
                <w:kern w:val="0"/>
                <w:sz w:val="18"/>
                <w:szCs w:val="18"/>
                <w:highlight w:val="none"/>
              </w:rPr>
            </w:pPr>
          </w:p>
        </w:tc>
        <w:tc>
          <w:tcPr>
            <w:tcW w:w="1015" w:type="dxa"/>
            <w:vAlign w:val="center"/>
          </w:tcPr>
          <w:p w14:paraId="0A52335E">
            <w:pPr>
              <w:widowControl/>
              <w:spacing w:line="240" w:lineRule="exact"/>
              <w:jc w:val="center"/>
              <w:rPr>
                <w:rFonts w:eastAsia="黑体"/>
                <w:bCs/>
                <w:color w:val="000000" w:themeColor="text1"/>
                <w:kern w:val="0"/>
                <w:sz w:val="18"/>
                <w:szCs w:val="18"/>
                <w:highlight w:val="none"/>
              </w:rPr>
            </w:pPr>
          </w:p>
        </w:tc>
        <w:tc>
          <w:tcPr>
            <w:tcW w:w="1015" w:type="dxa"/>
            <w:vAlign w:val="center"/>
          </w:tcPr>
          <w:p w14:paraId="0E89629C">
            <w:pPr>
              <w:widowControl/>
              <w:spacing w:line="240" w:lineRule="exact"/>
              <w:jc w:val="center"/>
              <w:rPr>
                <w:rFonts w:eastAsia="黑体"/>
                <w:bCs/>
                <w:color w:val="000000" w:themeColor="text1"/>
                <w:kern w:val="0"/>
                <w:sz w:val="18"/>
                <w:szCs w:val="18"/>
                <w:highlight w:val="none"/>
              </w:rPr>
            </w:pPr>
          </w:p>
        </w:tc>
        <w:tc>
          <w:tcPr>
            <w:tcW w:w="1016" w:type="dxa"/>
            <w:vAlign w:val="center"/>
          </w:tcPr>
          <w:p w14:paraId="4798BCC2">
            <w:pPr>
              <w:widowControl/>
              <w:spacing w:line="240" w:lineRule="exact"/>
              <w:jc w:val="center"/>
              <w:rPr>
                <w:rFonts w:eastAsia="黑体"/>
                <w:bCs/>
                <w:color w:val="000000" w:themeColor="text1"/>
                <w:kern w:val="0"/>
                <w:sz w:val="18"/>
                <w:szCs w:val="18"/>
                <w:highlight w:val="none"/>
              </w:rPr>
            </w:pPr>
          </w:p>
        </w:tc>
      </w:tr>
      <w:tr w14:paraId="151A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143FF63">
            <w:pPr>
              <w:widowControl/>
              <w:spacing w:line="240" w:lineRule="exact"/>
              <w:jc w:val="left"/>
              <w:rPr>
                <w:rFonts w:eastAsiaTheme="minorEastAsia"/>
                <w:sz w:val="18"/>
                <w:szCs w:val="18"/>
                <w:highlight w:val="none"/>
              </w:rPr>
            </w:pPr>
            <w:r>
              <w:rPr>
                <w:rFonts w:hint="eastAsia" w:eastAsiaTheme="minorEastAsia"/>
                <w:sz w:val="18"/>
                <w:szCs w:val="18"/>
                <w:highlight w:val="none"/>
              </w:rPr>
              <w:t>概率统计</w:t>
            </w:r>
          </w:p>
        </w:tc>
        <w:tc>
          <w:tcPr>
            <w:tcW w:w="1015" w:type="dxa"/>
            <w:vAlign w:val="center"/>
          </w:tcPr>
          <w:p w14:paraId="58A969E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764FD2BF">
            <w:pPr>
              <w:widowControl/>
              <w:spacing w:line="240" w:lineRule="exact"/>
              <w:jc w:val="center"/>
              <w:rPr>
                <w:rFonts w:eastAsia="黑体"/>
                <w:bCs/>
                <w:color w:val="000000" w:themeColor="text1"/>
                <w:kern w:val="0"/>
                <w:sz w:val="18"/>
                <w:szCs w:val="18"/>
                <w:highlight w:val="none"/>
              </w:rPr>
            </w:pPr>
          </w:p>
        </w:tc>
        <w:tc>
          <w:tcPr>
            <w:tcW w:w="1015" w:type="dxa"/>
            <w:vAlign w:val="center"/>
          </w:tcPr>
          <w:p w14:paraId="6F54ECCF">
            <w:pPr>
              <w:widowControl/>
              <w:spacing w:line="240" w:lineRule="exact"/>
              <w:jc w:val="center"/>
              <w:rPr>
                <w:rFonts w:eastAsia="黑体"/>
                <w:bCs/>
                <w:color w:val="000000" w:themeColor="text1"/>
                <w:kern w:val="0"/>
                <w:sz w:val="18"/>
                <w:szCs w:val="18"/>
                <w:highlight w:val="none"/>
              </w:rPr>
            </w:pPr>
          </w:p>
        </w:tc>
        <w:tc>
          <w:tcPr>
            <w:tcW w:w="1016" w:type="dxa"/>
            <w:vAlign w:val="center"/>
          </w:tcPr>
          <w:p w14:paraId="280DB21E">
            <w:pPr>
              <w:widowControl/>
              <w:spacing w:line="240" w:lineRule="exact"/>
              <w:jc w:val="center"/>
              <w:rPr>
                <w:rFonts w:eastAsia="黑体"/>
                <w:bCs/>
                <w:color w:val="000000" w:themeColor="text1"/>
                <w:kern w:val="0"/>
                <w:sz w:val="18"/>
                <w:szCs w:val="18"/>
                <w:highlight w:val="none"/>
              </w:rPr>
            </w:pPr>
          </w:p>
        </w:tc>
        <w:tc>
          <w:tcPr>
            <w:tcW w:w="1015" w:type="dxa"/>
            <w:vAlign w:val="center"/>
          </w:tcPr>
          <w:p w14:paraId="3076F88C">
            <w:pPr>
              <w:widowControl/>
              <w:spacing w:line="240" w:lineRule="exact"/>
              <w:jc w:val="center"/>
              <w:rPr>
                <w:rFonts w:eastAsia="黑体"/>
                <w:bCs/>
                <w:color w:val="000000" w:themeColor="text1"/>
                <w:kern w:val="0"/>
                <w:sz w:val="18"/>
                <w:szCs w:val="18"/>
                <w:highlight w:val="none"/>
              </w:rPr>
            </w:pPr>
          </w:p>
        </w:tc>
        <w:tc>
          <w:tcPr>
            <w:tcW w:w="1015" w:type="dxa"/>
            <w:vAlign w:val="center"/>
          </w:tcPr>
          <w:p w14:paraId="0EBB04A5">
            <w:pPr>
              <w:widowControl/>
              <w:spacing w:line="240" w:lineRule="exact"/>
              <w:jc w:val="center"/>
              <w:rPr>
                <w:rFonts w:eastAsia="黑体"/>
                <w:bCs/>
                <w:color w:val="000000" w:themeColor="text1"/>
                <w:kern w:val="0"/>
                <w:sz w:val="18"/>
                <w:szCs w:val="18"/>
                <w:highlight w:val="none"/>
              </w:rPr>
            </w:pPr>
          </w:p>
        </w:tc>
        <w:tc>
          <w:tcPr>
            <w:tcW w:w="1016" w:type="dxa"/>
            <w:vAlign w:val="center"/>
          </w:tcPr>
          <w:p w14:paraId="1FE055B8">
            <w:pPr>
              <w:widowControl/>
              <w:spacing w:line="240" w:lineRule="exact"/>
              <w:jc w:val="center"/>
              <w:rPr>
                <w:rFonts w:eastAsia="黑体"/>
                <w:bCs/>
                <w:color w:val="000000" w:themeColor="text1"/>
                <w:kern w:val="0"/>
                <w:sz w:val="18"/>
                <w:szCs w:val="18"/>
                <w:highlight w:val="none"/>
              </w:rPr>
            </w:pPr>
          </w:p>
        </w:tc>
        <w:tc>
          <w:tcPr>
            <w:tcW w:w="1015" w:type="dxa"/>
            <w:vAlign w:val="center"/>
          </w:tcPr>
          <w:p w14:paraId="7C452BD0">
            <w:pPr>
              <w:widowControl/>
              <w:spacing w:line="240" w:lineRule="exact"/>
              <w:jc w:val="center"/>
              <w:rPr>
                <w:rFonts w:eastAsia="黑体"/>
                <w:bCs/>
                <w:color w:val="000000" w:themeColor="text1"/>
                <w:kern w:val="0"/>
                <w:sz w:val="18"/>
                <w:szCs w:val="18"/>
                <w:highlight w:val="none"/>
              </w:rPr>
            </w:pPr>
          </w:p>
        </w:tc>
        <w:tc>
          <w:tcPr>
            <w:tcW w:w="1015" w:type="dxa"/>
            <w:vAlign w:val="center"/>
          </w:tcPr>
          <w:p w14:paraId="04AEBEB5">
            <w:pPr>
              <w:widowControl/>
              <w:spacing w:line="240" w:lineRule="exact"/>
              <w:jc w:val="center"/>
              <w:rPr>
                <w:rFonts w:eastAsia="黑体"/>
                <w:bCs/>
                <w:color w:val="000000" w:themeColor="text1"/>
                <w:kern w:val="0"/>
                <w:sz w:val="18"/>
                <w:szCs w:val="18"/>
                <w:highlight w:val="none"/>
              </w:rPr>
            </w:pPr>
          </w:p>
        </w:tc>
        <w:tc>
          <w:tcPr>
            <w:tcW w:w="1015" w:type="dxa"/>
            <w:vAlign w:val="center"/>
          </w:tcPr>
          <w:p w14:paraId="3ED6C7D9">
            <w:pPr>
              <w:widowControl/>
              <w:spacing w:line="240" w:lineRule="exact"/>
              <w:jc w:val="center"/>
              <w:rPr>
                <w:rFonts w:eastAsia="黑体"/>
                <w:bCs/>
                <w:color w:val="000000" w:themeColor="text1"/>
                <w:kern w:val="0"/>
                <w:sz w:val="18"/>
                <w:szCs w:val="18"/>
                <w:highlight w:val="none"/>
              </w:rPr>
            </w:pPr>
          </w:p>
        </w:tc>
        <w:tc>
          <w:tcPr>
            <w:tcW w:w="1016" w:type="dxa"/>
            <w:vAlign w:val="center"/>
          </w:tcPr>
          <w:p w14:paraId="50BD9C1C">
            <w:pPr>
              <w:widowControl/>
              <w:spacing w:line="240" w:lineRule="exact"/>
              <w:jc w:val="center"/>
              <w:rPr>
                <w:rFonts w:eastAsia="黑体"/>
                <w:bCs/>
                <w:color w:val="000000" w:themeColor="text1"/>
                <w:kern w:val="0"/>
                <w:sz w:val="18"/>
                <w:szCs w:val="18"/>
                <w:highlight w:val="none"/>
              </w:rPr>
            </w:pPr>
          </w:p>
        </w:tc>
      </w:tr>
      <w:tr w14:paraId="793C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C8DE2B6">
            <w:pPr>
              <w:widowControl/>
              <w:spacing w:line="240" w:lineRule="exact"/>
              <w:jc w:val="left"/>
              <w:rPr>
                <w:rFonts w:eastAsiaTheme="minorEastAsia"/>
                <w:sz w:val="18"/>
                <w:szCs w:val="18"/>
                <w:highlight w:val="none"/>
              </w:rPr>
            </w:pPr>
            <w:r>
              <w:rPr>
                <w:rFonts w:hint="eastAsia" w:eastAsiaTheme="minorEastAsia"/>
                <w:sz w:val="18"/>
                <w:szCs w:val="18"/>
                <w:highlight w:val="none"/>
              </w:rPr>
              <w:t>离散数学</w:t>
            </w:r>
          </w:p>
        </w:tc>
        <w:tc>
          <w:tcPr>
            <w:tcW w:w="1015" w:type="dxa"/>
            <w:vAlign w:val="center"/>
          </w:tcPr>
          <w:p w14:paraId="2A3F374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5637C255">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34270B2D">
            <w:pPr>
              <w:widowControl/>
              <w:spacing w:line="240" w:lineRule="exact"/>
              <w:jc w:val="center"/>
              <w:rPr>
                <w:rFonts w:eastAsia="黑体"/>
                <w:bCs/>
                <w:color w:val="000000" w:themeColor="text1"/>
                <w:kern w:val="0"/>
                <w:sz w:val="18"/>
                <w:szCs w:val="18"/>
                <w:highlight w:val="none"/>
              </w:rPr>
            </w:pPr>
          </w:p>
        </w:tc>
        <w:tc>
          <w:tcPr>
            <w:tcW w:w="1016" w:type="dxa"/>
            <w:vAlign w:val="center"/>
          </w:tcPr>
          <w:p w14:paraId="58E47E1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50C5E96F">
            <w:pPr>
              <w:widowControl/>
              <w:spacing w:line="240" w:lineRule="exact"/>
              <w:jc w:val="center"/>
              <w:rPr>
                <w:rFonts w:eastAsia="黑体"/>
                <w:bCs/>
                <w:color w:val="000000" w:themeColor="text1"/>
                <w:kern w:val="0"/>
                <w:sz w:val="18"/>
                <w:szCs w:val="18"/>
                <w:highlight w:val="none"/>
              </w:rPr>
            </w:pPr>
          </w:p>
        </w:tc>
        <w:tc>
          <w:tcPr>
            <w:tcW w:w="1015" w:type="dxa"/>
            <w:vAlign w:val="center"/>
          </w:tcPr>
          <w:p w14:paraId="2756D8E5">
            <w:pPr>
              <w:widowControl/>
              <w:spacing w:line="240" w:lineRule="exact"/>
              <w:jc w:val="center"/>
              <w:rPr>
                <w:rFonts w:eastAsia="黑体"/>
                <w:bCs/>
                <w:color w:val="000000" w:themeColor="text1"/>
                <w:kern w:val="0"/>
                <w:sz w:val="18"/>
                <w:szCs w:val="18"/>
                <w:highlight w:val="none"/>
              </w:rPr>
            </w:pPr>
          </w:p>
        </w:tc>
        <w:tc>
          <w:tcPr>
            <w:tcW w:w="1016" w:type="dxa"/>
            <w:vAlign w:val="center"/>
          </w:tcPr>
          <w:p w14:paraId="7D4E3845">
            <w:pPr>
              <w:widowControl/>
              <w:spacing w:line="240" w:lineRule="exact"/>
              <w:jc w:val="center"/>
              <w:rPr>
                <w:rFonts w:eastAsia="黑体"/>
                <w:bCs/>
                <w:color w:val="000000" w:themeColor="text1"/>
                <w:kern w:val="0"/>
                <w:sz w:val="18"/>
                <w:szCs w:val="18"/>
                <w:highlight w:val="none"/>
              </w:rPr>
            </w:pPr>
          </w:p>
        </w:tc>
        <w:tc>
          <w:tcPr>
            <w:tcW w:w="1015" w:type="dxa"/>
            <w:vAlign w:val="center"/>
          </w:tcPr>
          <w:p w14:paraId="3CD19EC9">
            <w:pPr>
              <w:widowControl/>
              <w:spacing w:line="240" w:lineRule="exact"/>
              <w:jc w:val="center"/>
              <w:rPr>
                <w:rFonts w:eastAsia="黑体"/>
                <w:bCs/>
                <w:color w:val="000000" w:themeColor="text1"/>
                <w:kern w:val="0"/>
                <w:sz w:val="18"/>
                <w:szCs w:val="18"/>
                <w:highlight w:val="none"/>
              </w:rPr>
            </w:pPr>
          </w:p>
        </w:tc>
        <w:tc>
          <w:tcPr>
            <w:tcW w:w="1015" w:type="dxa"/>
            <w:vAlign w:val="center"/>
          </w:tcPr>
          <w:p w14:paraId="50C55844">
            <w:pPr>
              <w:widowControl/>
              <w:spacing w:line="240" w:lineRule="exact"/>
              <w:jc w:val="center"/>
              <w:rPr>
                <w:rFonts w:eastAsia="黑体"/>
                <w:bCs/>
                <w:color w:val="000000" w:themeColor="text1"/>
                <w:kern w:val="0"/>
                <w:sz w:val="18"/>
                <w:szCs w:val="18"/>
                <w:highlight w:val="none"/>
              </w:rPr>
            </w:pPr>
          </w:p>
        </w:tc>
        <w:tc>
          <w:tcPr>
            <w:tcW w:w="1015" w:type="dxa"/>
            <w:vAlign w:val="center"/>
          </w:tcPr>
          <w:p w14:paraId="3DD7FAFA">
            <w:pPr>
              <w:widowControl/>
              <w:spacing w:line="240" w:lineRule="exact"/>
              <w:jc w:val="center"/>
              <w:rPr>
                <w:rFonts w:eastAsia="黑体"/>
                <w:bCs/>
                <w:color w:val="000000" w:themeColor="text1"/>
                <w:kern w:val="0"/>
                <w:sz w:val="18"/>
                <w:szCs w:val="18"/>
                <w:highlight w:val="none"/>
              </w:rPr>
            </w:pPr>
          </w:p>
        </w:tc>
        <w:tc>
          <w:tcPr>
            <w:tcW w:w="1016" w:type="dxa"/>
            <w:vAlign w:val="center"/>
          </w:tcPr>
          <w:p w14:paraId="21C40D3B">
            <w:pPr>
              <w:widowControl/>
              <w:spacing w:line="240" w:lineRule="exact"/>
              <w:jc w:val="center"/>
              <w:rPr>
                <w:rFonts w:eastAsia="黑体"/>
                <w:bCs/>
                <w:color w:val="000000" w:themeColor="text1"/>
                <w:kern w:val="0"/>
                <w:sz w:val="18"/>
                <w:szCs w:val="18"/>
                <w:highlight w:val="none"/>
              </w:rPr>
            </w:pPr>
          </w:p>
        </w:tc>
      </w:tr>
      <w:tr w14:paraId="4B92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CD73BD7">
            <w:pPr>
              <w:widowControl/>
              <w:spacing w:line="240" w:lineRule="exact"/>
              <w:jc w:val="left"/>
              <w:rPr>
                <w:rFonts w:eastAsiaTheme="minorEastAsia"/>
                <w:sz w:val="18"/>
                <w:szCs w:val="18"/>
                <w:highlight w:val="none"/>
              </w:rPr>
            </w:pPr>
            <w:r>
              <w:rPr>
                <w:rFonts w:hint="eastAsia" w:eastAsiaTheme="minorEastAsia"/>
                <w:sz w:val="18"/>
                <w:szCs w:val="18"/>
                <w:highlight w:val="none"/>
              </w:rPr>
              <w:t>数据库原理及应用开发</w:t>
            </w:r>
          </w:p>
        </w:tc>
        <w:tc>
          <w:tcPr>
            <w:tcW w:w="1015" w:type="dxa"/>
            <w:vAlign w:val="center"/>
          </w:tcPr>
          <w:p w14:paraId="081F56FD">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558DE02">
            <w:pPr>
              <w:widowControl/>
              <w:spacing w:line="240" w:lineRule="exact"/>
              <w:jc w:val="center"/>
              <w:rPr>
                <w:rFonts w:eastAsia="黑体"/>
                <w:bCs/>
                <w:color w:val="000000" w:themeColor="text1"/>
                <w:kern w:val="0"/>
                <w:sz w:val="18"/>
                <w:szCs w:val="18"/>
                <w:highlight w:val="none"/>
              </w:rPr>
            </w:pPr>
          </w:p>
        </w:tc>
        <w:tc>
          <w:tcPr>
            <w:tcW w:w="1015" w:type="dxa"/>
            <w:vAlign w:val="center"/>
          </w:tcPr>
          <w:p w14:paraId="2D49D21D">
            <w:pPr>
              <w:widowControl/>
              <w:spacing w:line="240" w:lineRule="exact"/>
              <w:jc w:val="center"/>
              <w:rPr>
                <w:rFonts w:eastAsia="黑体"/>
                <w:bCs/>
                <w:color w:val="000000" w:themeColor="text1"/>
                <w:kern w:val="0"/>
                <w:sz w:val="18"/>
                <w:szCs w:val="18"/>
                <w:highlight w:val="none"/>
              </w:rPr>
            </w:pPr>
          </w:p>
        </w:tc>
        <w:tc>
          <w:tcPr>
            <w:tcW w:w="1016" w:type="dxa"/>
            <w:vAlign w:val="center"/>
          </w:tcPr>
          <w:p w14:paraId="040E5EC8">
            <w:pPr>
              <w:widowControl/>
              <w:spacing w:line="240" w:lineRule="exact"/>
              <w:jc w:val="center"/>
              <w:rPr>
                <w:rFonts w:eastAsia="黑体"/>
                <w:bCs/>
                <w:color w:val="000000" w:themeColor="text1"/>
                <w:kern w:val="0"/>
                <w:sz w:val="18"/>
                <w:szCs w:val="18"/>
                <w:highlight w:val="none"/>
              </w:rPr>
            </w:pPr>
          </w:p>
        </w:tc>
        <w:tc>
          <w:tcPr>
            <w:tcW w:w="1015" w:type="dxa"/>
            <w:vAlign w:val="center"/>
          </w:tcPr>
          <w:p w14:paraId="3656D3A2">
            <w:pPr>
              <w:widowControl/>
              <w:spacing w:line="240" w:lineRule="exact"/>
              <w:jc w:val="center"/>
              <w:rPr>
                <w:rFonts w:eastAsia="黑体"/>
                <w:bCs/>
                <w:color w:val="000000" w:themeColor="text1"/>
                <w:kern w:val="0"/>
                <w:sz w:val="18"/>
                <w:szCs w:val="18"/>
                <w:highlight w:val="none"/>
              </w:rPr>
            </w:pPr>
          </w:p>
        </w:tc>
        <w:tc>
          <w:tcPr>
            <w:tcW w:w="1015" w:type="dxa"/>
            <w:vAlign w:val="center"/>
          </w:tcPr>
          <w:p w14:paraId="21857ABF">
            <w:pPr>
              <w:widowControl/>
              <w:spacing w:line="240" w:lineRule="exact"/>
              <w:jc w:val="center"/>
              <w:rPr>
                <w:rFonts w:eastAsia="黑体"/>
                <w:bCs/>
                <w:color w:val="000000" w:themeColor="text1"/>
                <w:kern w:val="0"/>
                <w:sz w:val="18"/>
                <w:szCs w:val="18"/>
                <w:highlight w:val="none"/>
              </w:rPr>
            </w:pPr>
          </w:p>
        </w:tc>
        <w:tc>
          <w:tcPr>
            <w:tcW w:w="1016" w:type="dxa"/>
            <w:vAlign w:val="center"/>
          </w:tcPr>
          <w:p w14:paraId="46062A52">
            <w:pPr>
              <w:widowControl/>
              <w:spacing w:line="240" w:lineRule="exact"/>
              <w:jc w:val="center"/>
              <w:rPr>
                <w:rFonts w:eastAsia="黑体"/>
                <w:bCs/>
                <w:color w:val="000000" w:themeColor="text1"/>
                <w:kern w:val="0"/>
                <w:sz w:val="18"/>
                <w:szCs w:val="18"/>
                <w:highlight w:val="none"/>
              </w:rPr>
            </w:pPr>
          </w:p>
        </w:tc>
        <w:tc>
          <w:tcPr>
            <w:tcW w:w="1015" w:type="dxa"/>
            <w:vAlign w:val="center"/>
          </w:tcPr>
          <w:p w14:paraId="75925DD5">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0B26B09D">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665230CE">
            <w:pPr>
              <w:widowControl/>
              <w:spacing w:line="240" w:lineRule="exact"/>
              <w:jc w:val="center"/>
              <w:rPr>
                <w:rFonts w:eastAsia="黑体"/>
                <w:bCs/>
                <w:color w:val="000000" w:themeColor="text1"/>
                <w:kern w:val="0"/>
                <w:sz w:val="18"/>
                <w:szCs w:val="18"/>
                <w:highlight w:val="none"/>
              </w:rPr>
            </w:pPr>
          </w:p>
        </w:tc>
        <w:tc>
          <w:tcPr>
            <w:tcW w:w="1016" w:type="dxa"/>
            <w:vAlign w:val="center"/>
          </w:tcPr>
          <w:p w14:paraId="7A272A65">
            <w:pPr>
              <w:widowControl/>
              <w:spacing w:line="240" w:lineRule="exact"/>
              <w:jc w:val="center"/>
              <w:rPr>
                <w:rFonts w:eastAsia="黑体"/>
                <w:bCs/>
                <w:color w:val="000000" w:themeColor="text1"/>
                <w:kern w:val="0"/>
                <w:sz w:val="18"/>
                <w:szCs w:val="18"/>
                <w:highlight w:val="none"/>
              </w:rPr>
            </w:pPr>
          </w:p>
        </w:tc>
      </w:tr>
      <w:tr w14:paraId="47F7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A01B944">
            <w:pPr>
              <w:widowControl/>
              <w:spacing w:line="240" w:lineRule="exact"/>
              <w:jc w:val="left"/>
              <w:rPr>
                <w:rFonts w:eastAsiaTheme="minorEastAsia"/>
                <w:sz w:val="18"/>
                <w:szCs w:val="18"/>
                <w:highlight w:val="none"/>
              </w:rPr>
            </w:pPr>
            <w:r>
              <w:rPr>
                <w:rFonts w:hint="eastAsia" w:eastAsiaTheme="minorEastAsia"/>
                <w:sz w:val="18"/>
                <w:szCs w:val="18"/>
                <w:highlight w:val="none"/>
              </w:rPr>
              <w:t>数字逻辑设计</w:t>
            </w:r>
          </w:p>
        </w:tc>
        <w:tc>
          <w:tcPr>
            <w:tcW w:w="1015" w:type="dxa"/>
            <w:vAlign w:val="center"/>
          </w:tcPr>
          <w:p w14:paraId="3F2D438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683E250">
            <w:pPr>
              <w:widowControl/>
              <w:spacing w:line="240" w:lineRule="exact"/>
              <w:jc w:val="center"/>
              <w:rPr>
                <w:rFonts w:eastAsia="黑体"/>
                <w:bCs/>
                <w:color w:val="000000" w:themeColor="text1"/>
                <w:kern w:val="0"/>
                <w:sz w:val="18"/>
                <w:szCs w:val="18"/>
                <w:highlight w:val="none"/>
              </w:rPr>
            </w:pPr>
          </w:p>
        </w:tc>
        <w:tc>
          <w:tcPr>
            <w:tcW w:w="1015" w:type="dxa"/>
            <w:vAlign w:val="center"/>
          </w:tcPr>
          <w:p w14:paraId="4C8DFC3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7E11AC0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0702B2BD">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034629E5">
            <w:pPr>
              <w:widowControl/>
              <w:spacing w:line="240" w:lineRule="exact"/>
              <w:jc w:val="center"/>
              <w:rPr>
                <w:rFonts w:eastAsia="黑体"/>
                <w:bCs/>
                <w:color w:val="000000" w:themeColor="text1"/>
                <w:kern w:val="0"/>
                <w:sz w:val="18"/>
                <w:szCs w:val="18"/>
                <w:highlight w:val="none"/>
              </w:rPr>
            </w:pPr>
          </w:p>
        </w:tc>
        <w:tc>
          <w:tcPr>
            <w:tcW w:w="1016" w:type="dxa"/>
            <w:vAlign w:val="center"/>
          </w:tcPr>
          <w:p w14:paraId="120115BC">
            <w:pPr>
              <w:widowControl/>
              <w:spacing w:line="240" w:lineRule="exact"/>
              <w:jc w:val="center"/>
              <w:rPr>
                <w:rFonts w:eastAsia="黑体"/>
                <w:bCs/>
                <w:color w:val="000000" w:themeColor="text1"/>
                <w:kern w:val="0"/>
                <w:sz w:val="18"/>
                <w:szCs w:val="18"/>
                <w:highlight w:val="none"/>
              </w:rPr>
            </w:pPr>
          </w:p>
        </w:tc>
        <w:tc>
          <w:tcPr>
            <w:tcW w:w="1015" w:type="dxa"/>
            <w:vAlign w:val="center"/>
          </w:tcPr>
          <w:p w14:paraId="4EAB9620">
            <w:pPr>
              <w:widowControl/>
              <w:spacing w:line="240" w:lineRule="exact"/>
              <w:jc w:val="center"/>
              <w:rPr>
                <w:rFonts w:eastAsia="黑体"/>
                <w:bCs/>
                <w:color w:val="000000" w:themeColor="text1"/>
                <w:kern w:val="0"/>
                <w:sz w:val="18"/>
                <w:szCs w:val="18"/>
                <w:highlight w:val="none"/>
              </w:rPr>
            </w:pPr>
          </w:p>
        </w:tc>
        <w:tc>
          <w:tcPr>
            <w:tcW w:w="1015" w:type="dxa"/>
            <w:vAlign w:val="center"/>
          </w:tcPr>
          <w:p w14:paraId="27AB38BF">
            <w:pPr>
              <w:widowControl/>
              <w:spacing w:line="240" w:lineRule="exact"/>
              <w:jc w:val="center"/>
              <w:rPr>
                <w:rFonts w:eastAsia="黑体"/>
                <w:bCs/>
                <w:color w:val="000000" w:themeColor="text1"/>
                <w:kern w:val="0"/>
                <w:sz w:val="18"/>
                <w:szCs w:val="18"/>
                <w:highlight w:val="none"/>
              </w:rPr>
            </w:pPr>
          </w:p>
        </w:tc>
        <w:tc>
          <w:tcPr>
            <w:tcW w:w="1015" w:type="dxa"/>
            <w:vAlign w:val="center"/>
          </w:tcPr>
          <w:p w14:paraId="6EACB92C">
            <w:pPr>
              <w:widowControl/>
              <w:spacing w:line="240" w:lineRule="exact"/>
              <w:jc w:val="center"/>
              <w:rPr>
                <w:rFonts w:eastAsia="黑体"/>
                <w:bCs/>
                <w:color w:val="000000" w:themeColor="text1"/>
                <w:kern w:val="0"/>
                <w:sz w:val="18"/>
                <w:szCs w:val="18"/>
                <w:highlight w:val="none"/>
              </w:rPr>
            </w:pPr>
          </w:p>
        </w:tc>
        <w:tc>
          <w:tcPr>
            <w:tcW w:w="1016" w:type="dxa"/>
            <w:vAlign w:val="center"/>
          </w:tcPr>
          <w:p w14:paraId="7348B941">
            <w:pPr>
              <w:widowControl/>
              <w:spacing w:line="240" w:lineRule="exact"/>
              <w:jc w:val="center"/>
              <w:rPr>
                <w:rFonts w:eastAsia="黑体"/>
                <w:bCs/>
                <w:color w:val="000000" w:themeColor="text1"/>
                <w:kern w:val="0"/>
                <w:sz w:val="18"/>
                <w:szCs w:val="18"/>
                <w:highlight w:val="none"/>
              </w:rPr>
            </w:pPr>
          </w:p>
        </w:tc>
      </w:tr>
      <w:tr w14:paraId="0B81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0B22F098">
            <w:pPr>
              <w:widowControl/>
              <w:spacing w:line="240" w:lineRule="exact"/>
              <w:jc w:val="left"/>
              <w:rPr>
                <w:rFonts w:eastAsiaTheme="minorEastAsia"/>
                <w:sz w:val="18"/>
                <w:szCs w:val="18"/>
                <w:highlight w:val="none"/>
              </w:rPr>
            </w:pPr>
            <w:r>
              <w:rPr>
                <w:rFonts w:hint="eastAsia" w:eastAsiaTheme="minorEastAsia"/>
                <w:sz w:val="18"/>
                <w:szCs w:val="18"/>
                <w:highlight w:val="none"/>
              </w:rPr>
              <w:t>移动应用开发</w:t>
            </w:r>
          </w:p>
        </w:tc>
        <w:tc>
          <w:tcPr>
            <w:tcW w:w="1015" w:type="dxa"/>
            <w:vAlign w:val="center"/>
          </w:tcPr>
          <w:p w14:paraId="5674B15D">
            <w:pPr>
              <w:widowControl/>
              <w:spacing w:line="240" w:lineRule="exact"/>
              <w:jc w:val="center"/>
              <w:rPr>
                <w:rFonts w:eastAsia="黑体"/>
                <w:bCs/>
                <w:color w:val="000000" w:themeColor="text1"/>
                <w:kern w:val="0"/>
                <w:sz w:val="18"/>
                <w:szCs w:val="18"/>
                <w:highlight w:val="none"/>
              </w:rPr>
            </w:pPr>
          </w:p>
        </w:tc>
        <w:tc>
          <w:tcPr>
            <w:tcW w:w="1015" w:type="dxa"/>
            <w:vAlign w:val="center"/>
          </w:tcPr>
          <w:p w14:paraId="55C514D3">
            <w:pPr>
              <w:widowControl/>
              <w:spacing w:line="240" w:lineRule="exact"/>
              <w:jc w:val="center"/>
              <w:rPr>
                <w:rFonts w:eastAsia="黑体"/>
                <w:bCs/>
                <w:color w:val="000000" w:themeColor="text1"/>
                <w:kern w:val="0"/>
                <w:sz w:val="18"/>
                <w:szCs w:val="18"/>
                <w:highlight w:val="none"/>
              </w:rPr>
            </w:pPr>
          </w:p>
        </w:tc>
        <w:tc>
          <w:tcPr>
            <w:tcW w:w="1015" w:type="dxa"/>
            <w:vAlign w:val="center"/>
          </w:tcPr>
          <w:p w14:paraId="04BCCCE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5A0D831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536C27D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69C6C6F5">
            <w:pPr>
              <w:widowControl/>
              <w:spacing w:line="240" w:lineRule="exact"/>
              <w:jc w:val="center"/>
              <w:rPr>
                <w:rFonts w:eastAsia="黑体"/>
                <w:bCs/>
                <w:color w:val="000000" w:themeColor="text1"/>
                <w:kern w:val="0"/>
                <w:sz w:val="18"/>
                <w:szCs w:val="18"/>
                <w:highlight w:val="none"/>
              </w:rPr>
            </w:pPr>
          </w:p>
        </w:tc>
        <w:tc>
          <w:tcPr>
            <w:tcW w:w="1016" w:type="dxa"/>
            <w:vAlign w:val="center"/>
          </w:tcPr>
          <w:p w14:paraId="65A23A50">
            <w:pPr>
              <w:widowControl/>
              <w:spacing w:line="240" w:lineRule="exact"/>
              <w:jc w:val="center"/>
              <w:rPr>
                <w:rFonts w:eastAsia="黑体"/>
                <w:bCs/>
                <w:color w:val="000000" w:themeColor="text1"/>
                <w:kern w:val="0"/>
                <w:sz w:val="18"/>
                <w:szCs w:val="18"/>
                <w:highlight w:val="none"/>
              </w:rPr>
            </w:pPr>
          </w:p>
        </w:tc>
        <w:tc>
          <w:tcPr>
            <w:tcW w:w="1015" w:type="dxa"/>
            <w:vAlign w:val="center"/>
          </w:tcPr>
          <w:p w14:paraId="1BA3F21F">
            <w:pPr>
              <w:widowControl/>
              <w:spacing w:line="240" w:lineRule="exact"/>
              <w:jc w:val="center"/>
              <w:rPr>
                <w:rFonts w:eastAsia="黑体"/>
                <w:bCs/>
                <w:color w:val="000000" w:themeColor="text1"/>
                <w:kern w:val="0"/>
                <w:sz w:val="18"/>
                <w:szCs w:val="18"/>
                <w:highlight w:val="none"/>
              </w:rPr>
            </w:pPr>
          </w:p>
        </w:tc>
        <w:tc>
          <w:tcPr>
            <w:tcW w:w="1015" w:type="dxa"/>
            <w:vAlign w:val="center"/>
          </w:tcPr>
          <w:p w14:paraId="7B8C47AE">
            <w:pPr>
              <w:widowControl/>
              <w:spacing w:line="240" w:lineRule="exact"/>
              <w:jc w:val="center"/>
              <w:rPr>
                <w:rFonts w:eastAsia="黑体"/>
                <w:bCs/>
                <w:color w:val="000000" w:themeColor="text1"/>
                <w:kern w:val="0"/>
                <w:sz w:val="18"/>
                <w:szCs w:val="18"/>
                <w:highlight w:val="none"/>
              </w:rPr>
            </w:pPr>
          </w:p>
        </w:tc>
        <w:tc>
          <w:tcPr>
            <w:tcW w:w="1015" w:type="dxa"/>
            <w:vAlign w:val="center"/>
          </w:tcPr>
          <w:p w14:paraId="4FA6D5CC">
            <w:pPr>
              <w:widowControl/>
              <w:spacing w:line="240" w:lineRule="exact"/>
              <w:jc w:val="center"/>
              <w:rPr>
                <w:rFonts w:eastAsia="黑体"/>
                <w:bCs/>
                <w:color w:val="000000" w:themeColor="text1"/>
                <w:kern w:val="0"/>
                <w:sz w:val="18"/>
                <w:szCs w:val="18"/>
                <w:highlight w:val="none"/>
              </w:rPr>
            </w:pPr>
          </w:p>
        </w:tc>
        <w:tc>
          <w:tcPr>
            <w:tcW w:w="1016" w:type="dxa"/>
            <w:vAlign w:val="center"/>
          </w:tcPr>
          <w:p w14:paraId="4E64C90D">
            <w:pPr>
              <w:widowControl/>
              <w:spacing w:line="240" w:lineRule="exact"/>
              <w:jc w:val="center"/>
              <w:rPr>
                <w:rFonts w:eastAsia="黑体"/>
                <w:bCs/>
                <w:color w:val="000000" w:themeColor="text1"/>
                <w:kern w:val="0"/>
                <w:sz w:val="18"/>
                <w:szCs w:val="18"/>
                <w:highlight w:val="none"/>
              </w:rPr>
            </w:pPr>
          </w:p>
        </w:tc>
      </w:tr>
      <w:tr w14:paraId="0DF8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0485C5B">
            <w:pPr>
              <w:widowControl/>
              <w:spacing w:line="240" w:lineRule="exact"/>
              <w:jc w:val="left"/>
              <w:rPr>
                <w:rFonts w:eastAsiaTheme="minorEastAsia"/>
                <w:sz w:val="18"/>
                <w:szCs w:val="18"/>
                <w:highlight w:val="none"/>
              </w:rPr>
            </w:pPr>
            <w:r>
              <w:rPr>
                <w:rFonts w:hint="eastAsia" w:eastAsiaTheme="minorEastAsia"/>
                <w:sz w:val="18"/>
                <w:szCs w:val="18"/>
                <w:highlight w:val="none"/>
              </w:rPr>
              <w:t>汇编语言程序设计</w:t>
            </w:r>
            <w:r>
              <w:rPr>
                <w:rFonts w:eastAsiaTheme="minorEastAsia"/>
                <w:sz w:val="18"/>
                <w:szCs w:val="18"/>
                <w:highlight w:val="none"/>
              </w:rPr>
              <w:t xml:space="preserve">  </w:t>
            </w:r>
          </w:p>
        </w:tc>
        <w:tc>
          <w:tcPr>
            <w:tcW w:w="1015" w:type="dxa"/>
            <w:vAlign w:val="center"/>
          </w:tcPr>
          <w:p w14:paraId="430BC9CD">
            <w:pPr>
              <w:widowControl/>
              <w:spacing w:line="240" w:lineRule="exact"/>
              <w:jc w:val="center"/>
              <w:rPr>
                <w:rFonts w:eastAsia="黑体"/>
                <w:bCs/>
                <w:color w:val="000000" w:themeColor="text1"/>
                <w:kern w:val="0"/>
                <w:sz w:val="18"/>
                <w:szCs w:val="18"/>
                <w:highlight w:val="none"/>
              </w:rPr>
            </w:pPr>
          </w:p>
        </w:tc>
        <w:tc>
          <w:tcPr>
            <w:tcW w:w="1015" w:type="dxa"/>
            <w:vAlign w:val="center"/>
          </w:tcPr>
          <w:p w14:paraId="3649A6E6">
            <w:pPr>
              <w:widowControl/>
              <w:spacing w:line="240" w:lineRule="exact"/>
              <w:jc w:val="center"/>
              <w:rPr>
                <w:rFonts w:eastAsia="黑体"/>
                <w:bCs/>
                <w:color w:val="000000" w:themeColor="text1"/>
                <w:kern w:val="0"/>
                <w:sz w:val="18"/>
                <w:szCs w:val="18"/>
                <w:highlight w:val="none"/>
              </w:rPr>
            </w:pPr>
          </w:p>
        </w:tc>
        <w:tc>
          <w:tcPr>
            <w:tcW w:w="1015" w:type="dxa"/>
            <w:vAlign w:val="center"/>
          </w:tcPr>
          <w:p w14:paraId="42948ED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583873F1">
            <w:pPr>
              <w:widowControl/>
              <w:spacing w:line="240" w:lineRule="exact"/>
              <w:jc w:val="center"/>
              <w:rPr>
                <w:rFonts w:eastAsia="黑体"/>
                <w:bCs/>
                <w:color w:val="000000" w:themeColor="text1"/>
                <w:kern w:val="0"/>
                <w:sz w:val="18"/>
                <w:szCs w:val="18"/>
                <w:highlight w:val="none"/>
              </w:rPr>
            </w:pPr>
          </w:p>
        </w:tc>
        <w:tc>
          <w:tcPr>
            <w:tcW w:w="1015" w:type="dxa"/>
            <w:vAlign w:val="center"/>
          </w:tcPr>
          <w:p w14:paraId="08C4DA57">
            <w:pPr>
              <w:widowControl/>
              <w:spacing w:line="240" w:lineRule="exact"/>
              <w:jc w:val="center"/>
              <w:rPr>
                <w:rFonts w:eastAsia="黑体"/>
                <w:bCs/>
                <w:color w:val="000000" w:themeColor="text1"/>
                <w:kern w:val="0"/>
                <w:sz w:val="18"/>
                <w:szCs w:val="18"/>
                <w:highlight w:val="none"/>
              </w:rPr>
            </w:pPr>
          </w:p>
        </w:tc>
        <w:tc>
          <w:tcPr>
            <w:tcW w:w="1015" w:type="dxa"/>
            <w:vAlign w:val="center"/>
          </w:tcPr>
          <w:p w14:paraId="64A4B2E4">
            <w:pPr>
              <w:widowControl/>
              <w:spacing w:line="240" w:lineRule="exact"/>
              <w:jc w:val="center"/>
              <w:rPr>
                <w:rFonts w:eastAsia="黑体"/>
                <w:bCs/>
                <w:color w:val="000000" w:themeColor="text1"/>
                <w:kern w:val="0"/>
                <w:sz w:val="18"/>
                <w:szCs w:val="18"/>
                <w:highlight w:val="none"/>
              </w:rPr>
            </w:pPr>
          </w:p>
        </w:tc>
        <w:tc>
          <w:tcPr>
            <w:tcW w:w="1016" w:type="dxa"/>
            <w:vAlign w:val="center"/>
          </w:tcPr>
          <w:p w14:paraId="215FEF31">
            <w:pPr>
              <w:widowControl/>
              <w:spacing w:line="240" w:lineRule="exact"/>
              <w:jc w:val="center"/>
              <w:rPr>
                <w:rFonts w:eastAsia="黑体"/>
                <w:bCs/>
                <w:color w:val="000000" w:themeColor="text1"/>
                <w:kern w:val="0"/>
                <w:sz w:val="18"/>
                <w:szCs w:val="18"/>
                <w:highlight w:val="none"/>
              </w:rPr>
            </w:pPr>
          </w:p>
        </w:tc>
        <w:tc>
          <w:tcPr>
            <w:tcW w:w="1015" w:type="dxa"/>
            <w:vAlign w:val="center"/>
          </w:tcPr>
          <w:p w14:paraId="7867DDF9">
            <w:pPr>
              <w:widowControl/>
              <w:spacing w:line="240" w:lineRule="exact"/>
              <w:jc w:val="center"/>
              <w:rPr>
                <w:rFonts w:eastAsia="黑体"/>
                <w:bCs/>
                <w:color w:val="000000" w:themeColor="text1"/>
                <w:kern w:val="0"/>
                <w:sz w:val="18"/>
                <w:szCs w:val="18"/>
                <w:highlight w:val="none"/>
              </w:rPr>
            </w:pPr>
          </w:p>
        </w:tc>
        <w:tc>
          <w:tcPr>
            <w:tcW w:w="1015" w:type="dxa"/>
            <w:vAlign w:val="center"/>
          </w:tcPr>
          <w:p w14:paraId="43BB9BFB">
            <w:pPr>
              <w:widowControl/>
              <w:spacing w:line="240" w:lineRule="exact"/>
              <w:jc w:val="center"/>
              <w:rPr>
                <w:rFonts w:eastAsia="黑体"/>
                <w:bCs/>
                <w:color w:val="000000" w:themeColor="text1"/>
                <w:kern w:val="0"/>
                <w:sz w:val="18"/>
                <w:szCs w:val="18"/>
                <w:highlight w:val="none"/>
              </w:rPr>
            </w:pPr>
          </w:p>
        </w:tc>
        <w:tc>
          <w:tcPr>
            <w:tcW w:w="1015" w:type="dxa"/>
            <w:vAlign w:val="center"/>
          </w:tcPr>
          <w:p w14:paraId="0F5BD63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513589EB">
            <w:pPr>
              <w:widowControl/>
              <w:spacing w:line="240" w:lineRule="exact"/>
              <w:jc w:val="center"/>
              <w:rPr>
                <w:rFonts w:eastAsia="黑体"/>
                <w:bCs/>
                <w:color w:val="000000" w:themeColor="text1"/>
                <w:kern w:val="0"/>
                <w:sz w:val="18"/>
                <w:szCs w:val="18"/>
                <w:highlight w:val="none"/>
              </w:rPr>
            </w:pPr>
          </w:p>
        </w:tc>
      </w:tr>
      <w:tr w14:paraId="522D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D027584">
            <w:pPr>
              <w:widowControl/>
              <w:spacing w:line="240" w:lineRule="exact"/>
              <w:jc w:val="left"/>
              <w:rPr>
                <w:rFonts w:eastAsiaTheme="minorEastAsia"/>
                <w:sz w:val="18"/>
                <w:szCs w:val="18"/>
                <w:highlight w:val="none"/>
              </w:rPr>
            </w:pPr>
            <w:r>
              <w:rPr>
                <w:rFonts w:hint="eastAsia" w:eastAsiaTheme="minorEastAsia"/>
                <w:sz w:val="18"/>
                <w:szCs w:val="18"/>
                <w:highlight w:val="none"/>
              </w:rPr>
              <w:t>数据结构与算法</w:t>
            </w:r>
          </w:p>
        </w:tc>
        <w:tc>
          <w:tcPr>
            <w:tcW w:w="1015" w:type="dxa"/>
            <w:vAlign w:val="center"/>
          </w:tcPr>
          <w:p w14:paraId="02631B4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F1B245A">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3F4E603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3CCD444B">
            <w:pPr>
              <w:widowControl/>
              <w:spacing w:line="240" w:lineRule="exact"/>
              <w:jc w:val="center"/>
              <w:rPr>
                <w:rFonts w:eastAsia="黑体"/>
                <w:bCs/>
                <w:color w:val="000000" w:themeColor="text1"/>
                <w:kern w:val="0"/>
                <w:sz w:val="18"/>
                <w:szCs w:val="18"/>
                <w:highlight w:val="none"/>
              </w:rPr>
            </w:pPr>
          </w:p>
        </w:tc>
        <w:tc>
          <w:tcPr>
            <w:tcW w:w="1015" w:type="dxa"/>
            <w:vAlign w:val="center"/>
          </w:tcPr>
          <w:p w14:paraId="29C1BAD4">
            <w:pPr>
              <w:widowControl/>
              <w:spacing w:line="240" w:lineRule="exact"/>
              <w:jc w:val="center"/>
              <w:rPr>
                <w:rFonts w:eastAsia="黑体"/>
                <w:bCs/>
                <w:color w:val="000000" w:themeColor="text1"/>
                <w:kern w:val="0"/>
                <w:sz w:val="18"/>
                <w:szCs w:val="18"/>
                <w:highlight w:val="none"/>
              </w:rPr>
            </w:pPr>
          </w:p>
        </w:tc>
        <w:tc>
          <w:tcPr>
            <w:tcW w:w="1015" w:type="dxa"/>
            <w:vAlign w:val="center"/>
          </w:tcPr>
          <w:p w14:paraId="614A5F41">
            <w:pPr>
              <w:widowControl/>
              <w:spacing w:line="240" w:lineRule="exact"/>
              <w:jc w:val="center"/>
              <w:rPr>
                <w:rFonts w:eastAsia="黑体"/>
                <w:bCs/>
                <w:color w:val="000000" w:themeColor="text1"/>
                <w:kern w:val="0"/>
                <w:sz w:val="18"/>
                <w:szCs w:val="18"/>
                <w:highlight w:val="none"/>
              </w:rPr>
            </w:pPr>
          </w:p>
        </w:tc>
        <w:tc>
          <w:tcPr>
            <w:tcW w:w="1016" w:type="dxa"/>
            <w:vAlign w:val="center"/>
          </w:tcPr>
          <w:p w14:paraId="2D116708">
            <w:pPr>
              <w:widowControl/>
              <w:spacing w:line="240" w:lineRule="exact"/>
              <w:jc w:val="center"/>
              <w:rPr>
                <w:rFonts w:eastAsia="黑体"/>
                <w:bCs/>
                <w:color w:val="000000" w:themeColor="text1"/>
                <w:kern w:val="0"/>
                <w:sz w:val="18"/>
                <w:szCs w:val="18"/>
                <w:highlight w:val="none"/>
              </w:rPr>
            </w:pPr>
          </w:p>
        </w:tc>
        <w:tc>
          <w:tcPr>
            <w:tcW w:w="1015" w:type="dxa"/>
            <w:vAlign w:val="center"/>
          </w:tcPr>
          <w:p w14:paraId="0FAA6697">
            <w:pPr>
              <w:widowControl/>
              <w:spacing w:line="240" w:lineRule="exact"/>
              <w:jc w:val="center"/>
              <w:rPr>
                <w:rFonts w:eastAsia="黑体"/>
                <w:bCs/>
                <w:color w:val="000000" w:themeColor="text1"/>
                <w:kern w:val="0"/>
                <w:sz w:val="18"/>
                <w:szCs w:val="18"/>
                <w:highlight w:val="none"/>
              </w:rPr>
            </w:pPr>
          </w:p>
        </w:tc>
        <w:tc>
          <w:tcPr>
            <w:tcW w:w="1015" w:type="dxa"/>
            <w:vAlign w:val="center"/>
          </w:tcPr>
          <w:p w14:paraId="172E69AD">
            <w:pPr>
              <w:widowControl/>
              <w:spacing w:line="240" w:lineRule="exact"/>
              <w:jc w:val="center"/>
              <w:rPr>
                <w:rFonts w:eastAsia="黑体"/>
                <w:bCs/>
                <w:color w:val="000000" w:themeColor="text1"/>
                <w:kern w:val="0"/>
                <w:sz w:val="18"/>
                <w:szCs w:val="18"/>
                <w:highlight w:val="none"/>
              </w:rPr>
            </w:pPr>
          </w:p>
        </w:tc>
        <w:tc>
          <w:tcPr>
            <w:tcW w:w="1015" w:type="dxa"/>
            <w:vAlign w:val="center"/>
          </w:tcPr>
          <w:p w14:paraId="6A98DBE0">
            <w:pPr>
              <w:widowControl/>
              <w:spacing w:line="240" w:lineRule="exact"/>
              <w:jc w:val="center"/>
              <w:rPr>
                <w:rFonts w:eastAsia="黑体"/>
                <w:bCs/>
                <w:color w:val="000000" w:themeColor="text1"/>
                <w:kern w:val="0"/>
                <w:sz w:val="18"/>
                <w:szCs w:val="18"/>
                <w:highlight w:val="none"/>
              </w:rPr>
            </w:pPr>
          </w:p>
        </w:tc>
        <w:tc>
          <w:tcPr>
            <w:tcW w:w="1016" w:type="dxa"/>
            <w:vAlign w:val="center"/>
          </w:tcPr>
          <w:p w14:paraId="05380BE7">
            <w:pPr>
              <w:widowControl/>
              <w:spacing w:line="240" w:lineRule="exact"/>
              <w:jc w:val="center"/>
              <w:rPr>
                <w:rFonts w:eastAsia="黑体"/>
                <w:bCs/>
                <w:color w:val="000000" w:themeColor="text1"/>
                <w:kern w:val="0"/>
                <w:sz w:val="18"/>
                <w:szCs w:val="18"/>
                <w:highlight w:val="none"/>
              </w:rPr>
            </w:pPr>
          </w:p>
        </w:tc>
      </w:tr>
      <w:tr w14:paraId="059A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D753B41">
            <w:pPr>
              <w:widowControl/>
              <w:spacing w:line="240" w:lineRule="exact"/>
              <w:jc w:val="left"/>
              <w:rPr>
                <w:rFonts w:eastAsiaTheme="minorEastAsia"/>
                <w:sz w:val="18"/>
                <w:szCs w:val="18"/>
                <w:highlight w:val="none"/>
              </w:rPr>
            </w:pPr>
            <w:r>
              <w:rPr>
                <w:rFonts w:hint="eastAsia" w:eastAsiaTheme="minorEastAsia"/>
                <w:sz w:val="18"/>
                <w:szCs w:val="18"/>
                <w:highlight w:val="none"/>
              </w:rPr>
              <w:t>科技文献检索与应用</w:t>
            </w:r>
          </w:p>
        </w:tc>
        <w:tc>
          <w:tcPr>
            <w:tcW w:w="1015" w:type="dxa"/>
            <w:vAlign w:val="center"/>
          </w:tcPr>
          <w:p w14:paraId="056F0688">
            <w:pPr>
              <w:widowControl/>
              <w:spacing w:line="240" w:lineRule="exact"/>
              <w:jc w:val="center"/>
              <w:rPr>
                <w:rFonts w:eastAsia="黑体"/>
                <w:bCs/>
                <w:color w:val="000000" w:themeColor="text1"/>
                <w:kern w:val="0"/>
                <w:sz w:val="18"/>
                <w:szCs w:val="18"/>
                <w:highlight w:val="none"/>
              </w:rPr>
            </w:pPr>
          </w:p>
        </w:tc>
        <w:tc>
          <w:tcPr>
            <w:tcW w:w="1015" w:type="dxa"/>
            <w:vAlign w:val="center"/>
          </w:tcPr>
          <w:p w14:paraId="0F5A41B0">
            <w:pPr>
              <w:widowControl/>
              <w:spacing w:line="240" w:lineRule="exact"/>
              <w:jc w:val="center"/>
              <w:rPr>
                <w:rFonts w:eastAsia="黑体"/>
                <w:bCs/>
                <w:color w:val="000000" w:themeColor="text1"/>
                <w:kern w:val="0"/>
                <w:sz w:val="18"/>
                <w:szCs w:val="18"/>
                <w:highlight w:val="none"/>
              </w:rPr>
            </w:pPr>
          </w:p>
        </w:tc>
        <w:tc>
          <w:tcPr>
            <w:tcW w:w="1015" w:type="dxa"/>
            <w:vAlign w:val="center"/>
          </w:tcPr>
          <w:p w14:paraId="1496ABD8">
            <w:pPr>
              <w:widowControl/>
              <w:spacing w:line="240" w:lineRule="exact"/>
              <w:jc w:val="center"/>
              <w:rPr>
                <w:rFonts w:eastAsia="黑体"/>
                <w:bCs/>
                <w:color w:val="000000" w:themeColor="text1"/>
                <w:kern w:val="0"/>
                <w:sz w:val="18"/>
                <w:szCs w:val="18"/>
                <w:highlight w:val="none"/>
              </w:rPr>
            </w:pPr>
          </w:p>
        </w:tc>
        <w:tc>
          <w:tcPr>
            <w:tcW w:w="1016" w:type="dxa"/>
            <w:vAlign w:val="center"/>
          </w:tcPr>
          <w:p w14:paraId="734B4C11">
            <w:pPr>
              <w:widowControl/>
              <w:spacing w:line="240" w:lineRule="exact"/>
              <w:jc w:val="center"/>
              <w:rPr>
                <w:rFonts w:eastAsia="黑体"/>
                <w:bCs/>
                <w:color w:val="000000" w:themeColor="text1"/>
                <w:kern w:val="0"/>
                <w:sz w:val="18"/>
                <w:szCs w:val="18"/>
                <w:highlight w:val="none"/>
              </w:rPr>
            </w:pPr>
          </w:p>
        </w:tc>
        <w:tc>
          <w:tcPr>
            <w:tcW w:w="1015" w:type="dxa"/>
            <w:vAlign w:val="center"/>
          </w:tcPr>
          <w:p w14:paraId="2AB216C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7E6EEA52">
            <w:pPr>
              <w:widowControl/>
              <w:spacing w:line="240" w:lineRule="exact"/>
              <w:jc w:val="center"/>
              <w:rPr>
                <w:rFonts w:eastAsia="黑体"/>
                <w:bCs/>
                <w:color w:val="000000" w:themeColor="text1"/>
                <w:kern w:val="0"/>
                <w:sz w:val="18"/>
                <w:szCs w:val="18"/>
                <w:highlight w:val="none"/>
              </w:rPr>
            </w:pPr>
          </w:p>
        </w:tc>
        <w:tc>
          <w:tcPr>
            <w:tcW w:w="1016" w:type="dxa"/>
            <w:vAlign w:val="center"/>
          </w:tcPr>
          <w:p w14:paraId="28192DD9">
            <w:pPr>
              <w:widowControl/>
              <w:spacing w:line="240" w:lineRule="exact"/>
              <w:jc w:val="center"/>
              <w:rPr>
                <w:rFonts w:eastAsia="黑体"/>
                <w:bCs/>
                <w:color w:val="000000" w:themeColor="text1"/>
                <w:kern w:val="0"/>
                <w:sz w:val="18"/>
                <w:szCs w:val="18"/>
                <w:highlight w:val="none"/>
              </w:rPr>
            </w:pPr>
          </w:p>
        </w:tc>
        <w:tc>
          <w:tcPr>
            <w:tcW w:w="1015" w:type="dxa"/>
            <w:vAlign w:val="center"/>
          </w:tcPr>
          <w:p w14:paraId="6900992C">
            <w:pPr>
              <w:widowControl/>
              <w:spacing w:line="240" w:lineRule="exact"/>
              <w:jc w:val="center"/>
              <w:rPr>
                <w:rFonts w:eastAsia="黑体"/>
                <w:bCs/>
                <w:color w:val="000000" w:themeColor="text1"/>
                <w:kern w:val="0"/>
                <w:sz w:val="18"/>
                <w:szCs w:val="18"/>
                <w:highlight w:val="none"/>
              </w:rPr>
            </w:pPr>
          </w:p>
        </w:tc>
        <w:tc>
          <w:tcPr>
            <w:tcW w:w="1015" w:type="dxa"/>
            <w:vAlign w:val="center"/>
          </w:tcPr>
          <w:p w14:paraId="570127CA">
            <w:pPr>
              <w:widowControl/>
              <w:spacing w:line="240" w:lineRule="exact"/>
              <w:jc w:val="center"/>
              <w:rPr>
                <w:rFonts w:eastAsia="黑体"/>
                <w:bCs/>
                <w:color w:val="000000" w:themeColor="text1"/>
                <w:kern w:val="0"/>
                <w:sz w:val="18"/>
                <w:szCs w:val="18"/>
                <w:highlight w:val="none"/>
              </w:rPr>
            </w:pPr>
          </w:p>
        </w:tc>
        <w:tc>
          <w:tcPr>
            <w:tcW w:w="1015" w:type="dxa"/>
            <w:vAlign w:val="center"/>
          </w:tcPr>
          <w:p w14:paraId="6260656B">
            <w:pPr>
              <w:widowControl/>
              <w:spacing w:line="240" w:lineRule="exact"/>
              <w:jc w:val="center"/>
              <w:rPr>
                <w:rFonts w:eastAsia="黑体"/>
                <w:bCs/>
                <w:color w:val="000000" w:themeColor="text1"/>
                <w:kern w:val="0"/>
                <w:sz w:val="18"/>
                <w:szCs w:val="18"/>
                <w:highlight w:val="none"/>
              </w:rPr>
            </w:pPr>
          </w:p>
        </w:tc>
        <w:tc>
          <w:tcPr>
            <w:tcW w:w="1016" w:type="dxa"/>
            <w:vAlign w:val="center"/>
          </w:tcPr>
          <w:p w14:paraId="271FAF6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r>
      <w:tr w14:paraId="5188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023BF052">
            <w:pPr>
              <w:widowControl/>
              <w:spacing w:line="240" w:lineRule="exact"/>
              <w:jc w:val="left"/>
              <w:rPr>
                <w:rFonts w:eastAsiaTheme="minorEastAsia"/>
                <w:sz w:val="18"/>
                <w:szCs w:val="18"/>
                <w:highlight w:val="none"/>
              </w:rPr>
            </w:pPr>
            <w:r>
              <w:rPr>
                <w:rFonts w:hint="eastAsia" w:eastAsiaTheme="minorEastAsia"/>
                <w:sz w:val="18"/>
                <w:szCs w:val="18"/>
                <w:highlight w:val="none"/>
              </w:rPr>
              <w:t>计算方法</w:t>
            </w:r>
          </w:p>
        </w:tc>
        <w:tc>
          <w:tcPr>
            <w:tcW w:w="1015" w:type="dxa"/>
            <w:vAlign w:val="center"/>
          </w:tcPr>
          <w:p w14:paraId="507F392D">
            <w:pPr>
              <w:widowControl/>
              <w:spacing w:line="240" w:lineRule="exact"/>
              <w:jc w:val="center"/>
              <w:rPr>
                <w:rFonts w:eastAsia="黑体"/>
                <w:bCs/>
                <w:color w:val="000000" w:themeColor="text1"/>
                <w:kern w:val="0"/>
                <w:sz w:val="18"/>
                <w:szCs w:val="18"/>
                <w:highlight w:val="none"/>
              </w:rPr>
            </w:pPr>
          </w:p>
        </w:tc>
        <w:tc>
          <w:tcPr>
            <w:tcW w:w="1015" w:type="dxa"/>
            <w:vAlign w:val="center"/>
          </w:tcPr>
          <w:p w14:paraId="3BC166D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059226E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52EA867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0A355F52">
            <w:pPr>
              <w:widowControl/>
              <w:spacing w:line="240" w:lineRule="exact"/>
              <w:jc w:val="center"/>
              <w:rPr>
                <w:rFonts w:eastAsia="黑体"/>
                <w:bCs/>
                <w:color w:val="000000" w:themeColor="text1"/>
                <w:kern w:val="0"/>
                <w:sz w:val="18"/>
                <w:szCs w:val="18"/>
                <w:highlight w:val="none"/>
              </w:rPr>
            </w:pPr>
          </w:p>
        </w:tc>
        <w:tc>
          <w:tcPr>
            <w:tcW w:w="1015" w:type="dxa"/>
            <w:vAlign w:val="center"/>
          </w:tcPr>
          <w:p w14:paraId="6FA33CF4">
            <w:pPr>
              <w:widowControl/>
              <w:spacing w:line="240" w:lineRule="exact"/>
              <w:jc w:val="center"/>
              <w:rPr>
                <w:rFonts w:eastAsia="黑体"/>
                <w:bCs/>
                <w:color w:val="000000" w:themeColor="text1"/>
                <w:kern w:val="0"/>
                <w:sz w:val="18"/>
                <w:szCs w:val="18"/>
                <w:highlight w:val="none"/>
              </w:rPr>
            </w:pPr>
          </w:p>
        </w:tc>
        <w:tc>
          <w:tcPr>
            <w:tcW w:w="1016" w:type="dxa"/>
            <w:vAlign w:val="center"/>
          </w:tcPr>
          <w:p w14:paraId="2AB58309">
            <w:pPr>
              <w:widowControl/>
              <w:spacing w:line="240" w:lineRule="exact"/>
              <w:jc w:val="center"/>
              <w:rPr>
                <w:rFonts w:eastAsia="黑体"/>
                <w:bCs/>
                <w:color w:val="000000" w:themeColor="text1"/>
                <w:kern w:val="0"/>
                <w:sz w:val="18"/>
                <w:szCs w:val="18"/>
                <w:highlight w:val="none"/>
              </w:rPr>
            </w:pPr>
          </w:p>
        </w:tc>
        <w:tc>
          <w:tcPr>
            <w:tcW w:w="1015" w:type="dxa"/>
            <w:vAlign w:val="center"/>
          </w:tcPr>
          <w:p w14:paraId="1070C59E">
            <w:pPr>
              <w:widowControl/>
              <w:spacing w:line="240" w:lineRule="exact"/>
              <w:jc w:val="center"/>
              <w:rPr>
                <w:rFonts w:eastAsia="黑体"/>
                <w:bCs/>
                <w:color w:val="000000" w:themeColor="text1"/>
                <w:kern w:val="0"/>
                <w:sz w:val="18"/>
                <w:szCs w:val="18"/>
                <w:highlight w:val="none"/>
              </w:rPr>
            </w:pPr>
          </w:p>
        </w:tc>
        <w:tc>
          <w:tcPr>
            <w:tcW w:w="1015" w:type="dxa"/>
            <w:vAlign w:val="center"/>
          </w:tcPr>
          <w:p w14:paraId="5159ED9A">
            <w:pPr>
              <w:widowControl/>
              <w:spacing w:line="240" w:lineRule="exact"/>
              <w:jc w:val="center"/>
              <w:rPr>
                <w:rFonts w:eastAsia="黑体"/>
                <w:bCs/>
                <w:color w:val="000000" w:themeColor="text1"/>
                <w:kern w:val="0"/>
                <w:sz w:val="18"/>
                <w:szCs w:val="18"/>
                <w:highlight w:val="none"/>
              </w:rPr>
            </w:pPr>
          </w:p>
        </w:tc>
        <w:tc>
          <w:tcPr>
            <w:tcW w:w="1015" w:type="dxa"/>
            <w:vAlign w:val="center"/>
          </w:tcPr>
          <w:p w14:paraId="01FD176C">
            <w:pPr>
              <w:widowControl/>
              <w:spacing w:line="240" w:lineRule="exact"/>
              <w:jc w:val="center"/>
              <w:rPr>
                <w:rFonts w:eastAsia="黑体"/>
                <w:bCs/>
                <w:color w:val="000000" w:themeColor="text1"/>
                <w:kern w:val="0"/>
                <w:sz w:val="18"/>
                <w:szCs w:val="18"/>
                <w:highlight w:val="none"/>
              </w:rPr>
            </w:pPr>
          </w:p>
        </w:tc>
        <w:tc>
          <w:tcPr>
            <w:tcW w:w="1016" w:type="dxa"/>
            <w:vAlign w:val="center"/>
          </w:tcPr>
          <w:p w14:paraId="657841F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r>
      <w:tr w14:paraId="3ABB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D44098A">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计算机组成原理</w:t>
            </w:r>
          </w:p>
        </w:tc>
        <w:tc>
          <w:tcPr>
            <w:tcW w:w="1015" w:type="dxa"/>
            <w:vAlign w:val="center"/>
          </w:tcPr>
          <w:p w14:paraId="662EF40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253DAC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55FBD26A">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38C3FE1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51F8243B">
            <w:pPr>
              <w:widowControl/>
              <w:spacing w:line="240" w:lineRule="exact"/>
              <w:jc w:val="center"/>
              <w:rPr>
                <w:rFonts w:eastAsia="黑体"/>
                <w:bCs/>
                <w:color w:val="000000" w:themeColor="text1"/>
                <w:kern w:val="0"/>
                <w:sz w:val="18"/>
                <w:szCs w:val="18"/>
                <w:highlight w:val="none"/>
              </w:rPr>
            </w:pPr>
          </w:p>
        </w:tc>
        <w:tc>
          <w:tcPr>
            <w:tcW w:w="1015" w:type="dxa"/>
            <w:vAlign w:val="center"/>
          </w:tcPr>
          <w:p w14:paraId="4269F40A">
            <w:pPr>
              <w:widowControl/>
              <w:spacing w:line="240" w:lineRule="exact"/>
              <w:jc w:val="center"/>
              <w:rPr>
                <w:rFonts w:eastAsia="黑体"/>
                <w:bCs/>
                <w:color w:val="000000" w:themeColor="text1"/>
                <w:kern w:val="0"/>
                <w:sz w:val="18"/>
                <w:szCs w:val="18"/>
                <w:highlight w:val="none"/>
              </w:rPr>
            </w:pPr>
          </w:p>
        </w:tc>
        <w:tc>
          <w:tcPr>
            <w:tcW w:w="1016" w:type="dxa"/>
            <w:vAlign w:val="center"/>
          </w:tcPr>
          <w:p w14:paraId="4D6EC1C5">
            <w:pPr>
              <w:widowControl/>
              <w:spacing w:line="240" w:lineRule="exact"/>
              <w:jc w:val="center"/>
              <w:rPr>
                <w:rFonts w:eastAsia="黑体"/>
                <w:bCs/>
                <w:color w:val="000000" w:themeColor="text1"/>
                <w:kern w:val="0"/>
                <w:sz w:val="18"/>
                <w:szCs w:val="18"/>
                <w:highlight w:val="none"/>
              </w:rPr>
            </w:pPr>
          </w:p>
        </w:tc>
        <w:tc>
          <w:tcPr>
            <w:tcW w:w="1015" w:type="dxa"/>
            <w:vAlign w:val="center"/>
          </w:tcPr>
          <w:p w14:paraId="2D0C71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517265F2">
            <w:pPr>
              <w:widowControl/>
              <w:spacing w:line="240" w:lineRule="exact"/>
              <w:jc w:val="center"/>
              <w:rPr>
                <w:rFonts w:eastAsia="黑体"/>
                <w:bCs/>
                <w:color w:val="000000" w:themeColor="text1"/>
                <w:kern w:val="0"/>
                <w:sz w:val="18"/>
                <w:szCs w:val="18"/>
                <w:highlight w:val="none"/>
              </w:rPr>
            </w:pPr>
          </w:p>
        </w:tc>
        <w:tc>
          <w:tcPr>
            <w:tcW w:w="1015" w:type="dxa"/>
            <w:vAlign w:val="center"/>
          </w:tcPr>
          <w:p w14:paraId="2CBDDC2B">
            <w:pPr>
              <w:widowControl/>
              <w:spacing w:line="240" w:lineRule="exact"/>
              <w:jc w:val="center"/>
              <w:rPr>
                <w:rFonts w:eastAsia="黑体"/>
                <w:bCs/>
                <w:color w:val="000000" w:themeColor="text1"/>
                <w:kern w:val="0"/>
                <w:sz w:val="18"/>
                <w:szCs w:val="18"/>
                <w:highlight w:val="none"/>
              </w:rPr>
            </w:pPr>
          </w:p>
        </w:tc>
        <w:tc>
          <w:tcPr>
            <w:tcW w:w="1016" w:type="dxa"/>
            <w:vAlign w:val="center"/>
          </w:tcPr>
          <w:p w14:paraId="0AB41CA4">
            <w:pPr>
              <w:widowControl/>
              <w:spacing w:line="240" w:lineRule="exact"/>
              <w:jc w:val="center"/>
              <w:rPr>
                <w:rFonts w:eastAsia="黑体"/>
                <w:bCs/>
                <w:color w:val="000000" w:themeColor="text1"/>
                <w:kern w:val="0"/>
                <w:sz w:val="18"/>
                <w:szCs w:val="18"/>
                <w:highlight w:val="none"/>
              </w:rPr>
            </w:pPr>
          </w:p>
        </w:tc>
      </w:tr>
      <w:tr w14:paraId="2BD1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2D821AA">
            <w:pPr>
              <w:widowControl/>
              <w:spacing w:line="240" w:lineRule="exact"/>
              <w:jc w:val="left"/>
              <w:rPr>
                <w:rFonts w:eastAsiaTheme="minorEastAsia"/>
                <w:color w:val="000000" w:themeColor="text1"/>
                <w:sz w:val="18"/>
                <w:szCs w:val="18"/>
                <w:highlight w:val="none"/>
              </w:rPr>
            </w:pPr>
            <w:r>
              <w:rPr>
                <w:rFonts w:hint="eastAsia" w:eastAsiaTheme="minorEastAsia"/>
                <w:sz w:val="18"/>
                <w:szCs w:val="18"/>
                <w:highlight w:val="none"/>
              </w:rPr>
              <w:t>操作系统原理</w:t>
            </w:r>
          </w:p>
        </w:tc>
        <w:tc>
          <w:tcPr>
            <w:tcW w:w="1015" w:type="dxa"/>
            <w:vAlign w:val="center"/>
          </w:tcPr>
          <w:p w14:paraId="7890585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5498E1E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082064D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5DC87B58">
            <w:pPr>
              <w:widowControl/>
              <w:spacing w:line="240" w:lineRule="exact"/>
              <w:jc w:val="center"/>
              <w:rPr>
                <w:rFonts w:eastAsia="黑体"/>
                <w:bCs/>
                <w:color w:val="000000" w:themeColor="text1"/>
                <w:kern w:val="0"/>
                <w:sz w:val="18"/>
                <w:szCs w:val="18"/>
                <w:highlight w:val="none"/>
              </w:rPr>
            </w:pPr>
          </w:p>
        </w:tc>
        <w:tc>
          <w:tcPr>
            <w:tcW w:w="1015" w:type="dxa"/>
            <w:vAlign w:val="center"/>
          </w:tcPr>
          <w:p w14:paraId="6F30BB81">
            <w:pPr>
              <w:widowControl/>
              <w:spacing w:line="240" w:lineRule="exact"/>
              <w:jc w:val="center"/>
              <w:rPr>
                <w:rFonts w:eastAsia="黑体"/>
                <w:bCs/>
                <w:color w:val="000000" w:themeColor="text1"/>
                <w:kern w:val="0"/>
                <w:sz w:val="18"/>
                <w:szCs w:val="18"/>
                <w:highlight w:val="none"/>
              </w:rPr>
            </w:pPr>
          </w:p>
        </w:tc>
        <w:tc>
          <w:tcPr>
            <w:tcW w:w="1015" w:type="dxa"/>
            <w:vAlign w:val="center"/>
          </w:tcPr>
          <w:p w14:paraId="7CDCA5BC">
            <w:pPr>
              <w:widowControl/>
              <w:spacing w:line="240" w:lineRule="exact"/>
              <w:jc w:val="center"/>
              <w:rPr>
                <w:rFonts w:eastAsia="黑体"/>
                <w:bCs/>
                <w:color w:val="000000" w:themeColor="text1"/>
                <w:kern w:val="0"/>
                <w:sz w:val="18"/>
                <w:szCs w:val="18"/>
                <w:highlight w:val="none"/>
              </w:rPr>
            </w:pPr>
          </w:p>
        </w:tc>
        <w:tc>
          <w:tcPr>
            <w:tcW w:w="1016" w:type="dxa"/>
            <w:vAlign w:val="center"/>
          </w:tcPr>
          <w:p w14:paraId="0FE096B0">
            <w:pPr>
              <w:widowControl/>
              <w:spacing w:line="240" w:lineRule="exact"/>
              <w:jc w:val="center"/>
              <w:rPr>
                <w:rFonts w:eastAsia="黑体"/>
                <w:bCs/>
                <w:color w:val="000000" w:themeColor="text1"/>
                <w:kern w:val="0"/>
                <w:sz w:val="18"/>
                <w:szCs w:val="18"/>
                <w:highlight w:val="none"/>
              </w:rPr>
            </w:pPr>
          </w:p>
        </w:tc>
        <w:tc>
          <w:tcPr>
            <w:tcW w:w="1015" w:type="dxa"/>
            <w:vAlign w:val="center"/>
          </w:tcPr>
          <w:p w14:paraId="360195C3">
            <w:pPr>
              <w:widowControl/>
              <w:spacing w:line="240" w:lineRule="exact"/>
              <w:jc w:val="center"/>
              <w:rPr>
                <w:rFonts w:eastAsia="黑体"/>
                <w:bCs/>
                <w:color w:val="000000" w:themeColor="text1"/>
                <w:kern w:val="0"/>
                <w:sz w:val="18"/>
                <w:szCs w:val="18"/>
                <w:highlight w:val="none"/>
              </w:rPr>
            </w:pPr>
          </w:p>
        </w:tc>
        <w:tc>
          <w:tcPr>
            <w:tcW w:w="1015" w:type="dxa"/>
            <w:vAlign w:val="center"/>
          </w:tcPr>
          <w:p w14:paraId="75DB19AD">
            <w:pPr>
              <w:widowControl/>
              <w:spacing w:line="240" w:lineRule="exact"/>
              <w:jc w:val="center"/>
              <w:rPr>
                <w:rFonts w:eastAsia="黑体"/>
                <w:bCs/>
                <w:color w:val="000000" w:themeColor="text1"/>
                <w:kern w:val="0"/>
                <w:sz w:val="18"/>
                <w:szCs w:val="18"/>
                <w:highlight w:val="none"/>
              </w:rPr>
            </w:pPr>
          </w:p>
        </w:tc>
        <w:tc>
          <w:tcPr>
            <w:tcW w:w="1015" w:type="dxa"/>
            <w:vAlign w:val="center"/>
          </w:tcPr>
          <w:p w14:paraId="7174F8C2">
            <w:pPr>
              <w:widowControl/>
              <w:spacing w:line="240" w:lineRule="exact"/>
              <w:jc w:val="center"/>
              <w:rPr>
                <w:rFonts w:eastAsia="黑体"/>
                <w:bCs/>
                <w:color w:val="000000" w:themeColor="text1"/>
                <w:kern w:val="0"/>
                <w:sz w:val="18"/>
                <w:szCs w:val="18"/>
                <w:highlight w:val="none"/>
              </w:rPr>
            </w:pPr>
          </w:p>
        </w:tc>
        <w:tc>
          <w:tcPr>
            <w:tcW w:w="1016" w:type="dxa"/>
            <w:vAlign w:val="center"/>
          </w:tcPr>
          <w:p w14:paraId="2F780E82">
            <w:pPr>
              <w:widowControl/>
              <w:spacing w:line="240" w:lineRule="exact"/>
              <w:jc w:val="center"/>
              <w:rPr>
                <w:rFonts w:eastAsia="黑体"/>
                <w:bCs/>
                <w:color w:val="000000" w:themeColor="text1"/>
                <w:kern w:val="0"/>
                <w:sz w:val="18"/>
                <w:szCs w:val="18"/>
                <w:highlight w:val="none"/>
              </w:rPr>
            </w:pPr>
          </w:p>
        </w:tc>
      </w:tr>
      <w:tr w14:paraId="3C67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1919DE7A">
            <w:pPr>
              <w:widowControl/>
              <w:spacing w:line="240" w:lineRule="exact"/>
              <w:jc w:val="left"/>
              <w:rPr>
                <w:rFonts w:eastAsiaTheme="minorEastAsia"/>
                <w:sz w:val="18"/>
                <w:szCs w:val="18"/>
                <w:highlight w:val="none"/>
              </w:rPr>
            </w:pPr>
            <w:r>
              <w:rPr>
                <w:rFonts w:hint="eastAsia" w:eastAsiaTheme="minorEastAsia"/>
                <w:color w:val="000000" w:themeColor="text1"/>
                <w:sz w:val="18"/>
                <w:szCs w:val="18"/>
                <w:highlight w:val="none"/>
              </w:rPr>
              <w:t>编译原理</w:t>
            </w:r>
          </w:p>
        </w:tc>
        <w:tc>
          <w:tcPr>
            <w:tcW w:w="1015" w:type="dxa"/>
            <w:vAlign w:val="center"/>
          </w:tcPr>
          <w:p w14:paraId="10789EA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7E6B263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6FA5D2A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478E9C25">
            <w:pPr>
              <w:widowControl/>
              <w:spacing w:line="240" w:lineRule="exact"/>
              <w:jc w:val="center"/>
              <w:rPr>
                <w:rFonts w:eastAsia="黑体"/>
                <w:bCs/>
                <w:color w:val="000000" w:themeColor="text1"/>
                <w:kern w:val="0"/>
                <w:sz w:val="18"/>
                <w:szCs w:val="18"/>
                <w:highlight w:val="none"/>
              </w:rPr>
            </w:pPr>
          </w:p>
        </w:tc>
        <w:tc>
          <w:tcPr>
            <w:tcW w:w="1015" w:type="dxa"/>
            <w:vAlign w:val="center"/>
          </w:tcPr>
          <w:p w14:paraId="450904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1F890ACD">
            <w:pPr>
              <w:widowControl/>
              <w:spacing w:line="240" w:lineRule="exact"/>
              <w:jc w:val="center"/>
              <w:rPr>
                <w:rFonts w:eastAsia="黑体"/>
                <w:bCs/>
                <w:color w:val="000000" w:themeColor="text1"/>
                <w:kern w:val="0"/>
                <w:sz w:val="18"/>
                <w:szCs w:val="18"/>
                <w:highlight w:val="none"/>
              </w:rPr>
            </w:pPr>
          </w:p>
        </w:tc>
        <w:tc>
          <w:tcPr>
            <w:tcW w:w="1016" w:type="dxa"/>
            <w:vAlign w:val="center"/>
          </w:tcPr>
          <w:p w14:paraId="391E2FF1">
            <w:pPr>
              <w:widowControl/>
              <w:spacing w:line="240" w:lineRule="exact"/>
              <w:jc w:val="center"/>
              <w:rPr>
                <w:rFonts w:eastAsia="黑体"/>
                <w:bCs/>
                <w:color w:val="000000" w:themeColor="text1"/>
                <w:kern w:val="0"/>
                <w:sz w:val="18"/>
                <w:szCs w:val="18"/>
                <w:highlight w:val="none"/>
              </w:rPr>
            </w:pPr>
          </w:p>
        </w:tc>
        <w:tc>
          <w:tcPr>
            <w:tcW w:w="1015" w:type="dxa"/>
            <w:vAlign w:val="center"/>
          </w:tcPr>
          <w:p w14:paraId="56220C7D">
            <w:pPr>
              <w:widowControl/>
              <w:spacing w:line="240" w:lineRule="exact"/>
              <w:jc w:val="center"/>
              <w:rPr>
                <w:rFonts w:eastAsia="黑体"/>
                <w:bCs/>
                <w:color w:val="000000" w:themeColor="text1"/>
                <w:kern w:val="0"/>
                <w:sz w:val="18"/>
                <w:szCs w:val="18"/>
                <w:highlight w:val="none"/>
              </w:rPr>
            </w:pPr>
          </w:p>
        </w:tc>
        <w:tc>
          <w:tcPr>
            <w:tcW w:w="1015" w:type="dxa"/>
            <w:vAlign w:val="center"/>
          </w:tcPr>
          <w:p w14:paraId="7345EC60">
            <w:pPr>
              <w:widowControl/>
              <w:spacing w:line="240" w:lineRule="exact"/>
              <w:jc w:val="center"/>
              <w:rPr>
                <w:rFonts w:eastAsia="黑体"/>
                <w:bCs/>
                <w:color w:val="000000" w:themeColor="text1"/>
                <w:kern w:val="0"/>
                <w:sz w:val="18"/>
                <w:szCs w:val="18"/>
                <w:highlight w:val="none"/>
              </w:rPr>
            </w:pPr>
          </w:p>
        </w:tc>
        <w:tc>
          <w:tcPr>
            <w:tcW w:w="1015" w:type="dxa"/>
            <w:vAlign w:val="center"/>
          </w:tcPr>
          <w:p w14:paraId="5C8A1E54">
            <w:pPr>
              <w:widowControl/>
              <w:spacing w:line="240" w:lineRule="exact"/>
              <w:jc w:val="center"/>
              <w:rPr>
                <w:rFonts w:eastAsia="黑体"/>
                <w:bCs/>
                <w:color w:val="000000" w:themeColor="text1"/>
                <w:kern w:val="0"/>
                <w:sz w:val="18"/>
                <w:szCs w:val="18"/>
                <w:highlight w:val="none"/>
              </w:rPr>
            </w:pPr>
          </w:p>
        </w:tc>
        <w:tc>
          <w:tcPr>
            <w:tcW w:w="1016" w:type="dxa"/>
            <w:vAlign w:val="center"/>
          </w:tcPr>
          <w:p w14:paraId="39BA554E">
            <w:pPr>
              <w:widowControl/>
              <w:spacing w:line="240" w:lineRule="exact"/>
              <w:jc w:val="center"/>
              <w:rPr>
                <w:rFonts w:eastAsia="黑体"/>
                <w:bCs/>
                <w:color w:val="000000" w:themeColor="text1"/>
                <w:kern w:val="0"/>
                <w:sz w:val="18"/>
                <w:szCs w:val="18"/>
                <w:highlight w:val="none"/>
              </w:rPr>
            </w:pPr>
          </w:p>
        </w:tc>
      </w:tr>
      <w:tr w14:paraId="53F3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7EEBEDA">
            <w:pPr>
              <w:widowControl/>
              <w:spacing w:line="240" w:lineRule="exact"/>
              <w:jc w:val="left"/>
              <w:rPr>
                <w:rFonts w:eastAsia="黑体"/>
                <w:bCs/>
                <w:color w:val="000000" w:themeColor="text1"/>
                <w:kern w:val="0"/>
                <w:sz w:val="18"/>
                <w:szCs w:val="18"/>
                <w:highlight w:val="none"/>
              </w:rPr>
            </w:pPr>
            <w:r>
              <w:rPr>
                <w:rFonts w:hint="eastAsia" w:eastAsiaTheme="minorEastAsia"/>
                <w:color w:val="000000" w:themeColor="text1"/>
                <w:sz w:val="18"/>
                <w:szCs w:val="18"/>
                <w:highlight w:val="none"/>
              </w:rPr>
              <w:t>创新实践基础实训</w:t>
            </w:r>
          </w:p>
        </w:tc>
        <w:tc>
          <w:tcPr>
            <w:tcW w:w="1015" w:type="dxa"/>
            <w:vAlign w:val="center"/>
          </w:tcPr>
          <w:p w14:paraId="4D1CA08A">
            <w:pPr>
              <w:widowControl/>
              <w:spacing w:line="240" w:lineRule="exact"/>
              <w:jc w:val="center"/>
              <w:rPr>
                <w:rFonts w:eastAsia="黑体"/>
                <w:bCs/>
                <w:color w:val="000000" w:themeColor="text1"/>
                <w:kern w:val="0"/>
                <w:sz w:val="18"/>
                <w:szCs w:val="18"/>
                <w:highlight w:val="none"/>
              </w:rPr>
            </w:pPr>
          </w:p>
        </w:tc>
        <w:tc>
          <w:tcPr>
            <w:tcW w:w="1015" w:type="dxa"/>
            <w:vAlign w:val="center"/>
          </w:tcPr>
          <w:p w14:paraId="5E47A4D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7D8B128F">
            <w:pPr>
              <w:widowControl/>
              <w:spacing w:line="240" w:lineRule="exact"/>
              <w:jc w:val="center"/>
              <w:rPr>
                <w:rFonts w:eastAsia="黑体"/>
                <w:bCs/>
                <w:color w:val="000000" w:themeColor="text1"/>
                <w:kern w:val="0"/>
                <w:sz w:val="18"/>
                <w:szCs w:val="18"/>
                <w:highlight w:val="none"/>
              </w:rPr>
            </w:pPr>
          </w:p>
        </w:tc>
        <w:tc>
          <w:tcPr>
            <w:tcW w:w="1016" w:type="dxa"/>
            <w:vAlign w:val="center"/>
          </w:tcPr>
          <w:p w14:paraId="5B53E4F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C83E306">
            <w:pPr>
              <w:widowControl/>
              <w:spacing w:line="240" w:lineRule="exact"/>
              <w:jc w:val="center"/>
              <w:rPr>
                <w:rFonts w:eastAsia="黑体"/>
                <w:bCs/>
                <w:color w:val="000000" w:themeColor="text1"/>
                <w:kern w:val="0"/>
                <w:sz w:val="18"/>
                <w:szCs w:val="18"/>
                <w:highlight w:val="none"/>
              </w:rPr>
            </w:pPr>
          </w:p>
        </w:tc>
        <w:tc>
          <w:tcPr>
            <w:tcW w:w="1015" w:type="dxa"/>
            <w:vAlign w:val="center"/>
          </w:tcPr>
          <w:p w14:paraId="5377768F">
            <w:pPr>
              <w:widowControl/>
              <w:spacing w:line="240" w:lineRule="exact"/>
              <w:jc w:val="center"/>
              <w:rPr>
                <w:rFonts w:eastAsia="黑体"/>
                <w:bCs/>
                <w:color w:val="000000" w:themeColor="text1"/>
                <w:kern w:val="0"/>
                <w:sz w:val="18"/>
                <w:szCs w:val="18"/>
                <w:highlight w:val="none"/>
              </w:rPr>
            </w:pPr>
          </w:p>
        </w:tc>
        <w:tc>
          <w:tcPr>
            <w:tcW w:w="1016" w:type="dxa"/>
            <w:vAlign w:val="center"/>
          </w:tcPr>
          <w:p w14:paraId="1B8E8948">
            <w:pPr>
              <w:widowControl/>
              <w:spacing w:line="240" w:lineRule="exact"/>
              <w:jc w:val="center"/>
              <w:rPr>
                <w:rFonts w:eastAsia="黑体"/>
                <w:bCs/>
                <w:color w:val="000000" w:themeColor="text1"/>
                <w:kern w:val="0"/>
                <w:sz w:val="18"/>
                <w:szCs w:val="18"/>
                <w:highlight w:val="none"/>
              </w:rPr>
            </w:pPr>
          </w:p>
        </w:tc>
        <w:tc>
          <w:tcPr>
            <w:tcW w:w="1015" w:type="dxa"/>
            <w:vAlign w:val="center"/>
          </w:tcPr>
          <w:p w14:paraId="4635446E">
            <w:pPr>
              <w:widowControl/>
              <w:spacing w:line="240" w:lineRule="exact"/>
              <w:jc w:val="center"/>
              <w:rPr>
                <w:rFonts w:eastAsia="黑体"/>
                <w:bCs/>
                <w:color w:val="000000" w:themeColor="text1"/>
                <w:kern w:val="0"/>
                <w:sz w:val="18"/>
                <w:szCs w:val="18"/>
                <w:highlight w:val="none"/>
              </w:rPr>
            </w:pPr>
          </w:p>
        </w:tc>
        <w:tc>
          <w:tcPr>
            <w:tcW w:w="1015" w:type="dxa"/>
            <w:vAlign w:val="center"/>
          </w:tcPr>
          <w:p w14:paraId="048F0F6C">
            <w:pPr>
              <w:widowControl/>
              <w:spacing w:line="240" w:lineRule="exact"/>
              <w:jc w:val="center"/>
              <w:rPr>
                <w:rFonts w:eastAsia="黑体"/>
                <w:bCs/>
                <w:color w:val="000000" w:themeColor="text1"/>
                <w:kern w:val="0"/>
                <w:sz w:val="18"/>
                <w:szCs w:val="18"/>
                <w:highlight w:val="none"/>
              </w:rPr>
            </w:pPr>
          </w:p>
        </w:tc>
        <w:tc>
          <w:tcPr>
            <w:tcW w:w="1015" w:type="dxa"/>
            <w:vAlign w:val="center"/>
          </w:tcPr>
          <w:p w14:paraId="7F4F6571">
            <w:pPr>
              <w:widowControl/>
              <w:spacing w:line="240" w:lineRule="exact"/>
              <w:jc w:val="center"/>
              <w:rPr>
                <w:rFonts w:eastAsia="黑体"/>
                <w:bCs/>
                <w:color w:val="000000" w:themeColor="text1"/>
                <w:kern w:val="0"/>
                <w:sz w:val="18"/>
                <w:szCs w:val="18"/>
                <w:highlight w:val="none"/>
              </w:rPr>
            </w:pPr>
          </w:p>
        </w:tc>
        <w:tc>
          <w:tcPr>
            <w:tcW w:w="1016" w:type="dxa"/>
            <w:vAlign w:val="center"/>
          </w:tcPr>
          <w:p w14:paraId="23F39DA2">
            <w:pPr>
              <w:widowControl/>
              <w:spacing w:line="240" w:lineRule="exact"/>
              <w:jc w:val="center"/>
              <w:rPr>
                <w:rFonts w:eastAsia="黑体"/>
                <w:bCs/>
                <w:color w:val="000000" w:themeColor="text1"/>
                <w:kern w:val="0"/>
                <w:sz w:val="18"/>
                <w:szCs w:val="18"/>
                <w:highlight w:val="none"/>
              </w:rPr>
            </w:pPr>
          </w:p>
        </w:tc>
      </w:tr>
      <w:tr w14:paraId="033F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F4BE2BD">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创新实践高级实训</w:t>
            </w:r>
          </w:p>
        </w:tc>
        <w:tc>
          <w:tcPr>
            <w:tcW w:w="1015" w:type="dxa"/>
            <w:vAlign w:val="center"/>
          </w:tcPr>
          <w:p w14:paraId="0D462DC7">
            <w:pPr>
              <w:widowControl/>
              <w:spacing w:line="240" w:lineRule="exact"/>
              <w:jc w:val="center"/>
              <w:rPr>
                <w:rFonts w:eastAsia="黑体"/>
                <w:bCs/>
                <w:color w:val="000000" w:themeColor="text1"/>
                <w:kern w:val="0"/>
                <w:sz w:val="18"/>
                <w:szCs w:val="18"/>
                <w:highlight w:val="none"/>
              </w:rPr>
            </w:pPr>
          </w:p>
        </w:tc>
        <w:tc>
          <w:tcPr>
            <w:tcW w:w="1015" w:type="dxa"/>
            <w:vAlign w:val="center"/>
          </w:tcPr>
          <w:p w14:paraId="5856D8D9">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16C9E775">
            <w:pPr>
              <w:widowControl/>
              <w:spacing w:line="240" w:lineRule="exact"/>
              <w:jc w:val="center"/>
              <w:rPr>
                <w:rFonts w:eastAsia="黑体"/>
                <w:bCs/>
                <w:color w:val="000000" w:themeColor="text1"/>
                <w:kern w:val="0"/>
                <w:sz w:val="18"/>
                <w:szCs w:val="18"/>
                <w:highlight w:val="none"/>
              </w:rPr>
            </w:pPr>
          </w:p>
        </w:tc>
        <w:tc>
          <w:tcPr>
            <w:tcW w:w="1016" w:type="dxa"/>
            <w:vAlign w:val="center"/>
          </w:tcPr>
          <w:p w14:paraId="5AC1393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1BBBD6E">
            <w:pPr>
              <w:widowControl/>
              <w:spacing w:line="240" w:lineRule="exact"/>
              <w:jc w:val="center"/>
              <w:rPr>
                <w:rFonts w:eastAsia="黑体"/>
                <w:bCs/>
                <w:color w:val="000000" w:themeColor="text1"/>
                <w:kern w:val="0"/>
                <w:sz w:val="18"/>
                <w:szCs w:val="18"/>
                <w:highlight w:val="none"/>
              </w:rPr>
            </w:pPr>
          </w:p>
        </w:tc>
        <w:tc>
          <w:tcPr>
            <w:tcW w:w="1015" w:type="dxa"/>
            <w:vAlign w:val="center"/>
          </w:tcPr>
          <w:p w14:paraId="5099F8FF">
            <w:pPr>
              <w:widowControl/>
              <w:spacing w:line="240" w:lineRule="exact"/>
              <w:jc w:val="center"/>
              <w:rPr>
                <w:rFonts w:eastAsia="黑体"/>
                <w:bCs/>
                <w:color w:val="000000" w:themeColor="text1"/>
                <w:kern w:val="0"/>
                <w:sz w:val="18"/>
                <w:szCs w:val="18"/>
                <w:highlight w:val="none"/>
              </w:rPr>
            </w:pPr>
          </w:p>
        </w:tc>
        <w:tc>
          <w:tcPr>
            <w:tcW w:w="1016" w:type="dxa"/>
            <w:vAlign w:val="center"/>
          </w:tcPr>
          <w:p w14:paraId="1E408D49">
            <w:pPr>
              <w:widowControl/>
              <w:spacing w:line="240" w:lineRule="exact"/>
              <w:jc w:val="center"/>
              <w:rPr>
                <w:rFonts w:eastAsia="黑体"/>
                <w:bCs/>
                <w:color w:val="000000" w:themeColor="text1"/>
                <w:kern w:val="0"/>
                <w:sz w:val="18"/>
                <w:szCs w:val="18"/>
                <w:highlight w:val="none"/>
              </w:rPr>
            </w:pPr>
          </w:p>
        </w:tc>
        <w:tc>
          <w:tcPr>
            <w:tcW w:w="1015" w:type="dxa"/>
            <w:vAlign w:val="center"/>
          </w:tcPr>
          <w:p w14:paraId="2D78E1A4">
            <w:pPr>
              <w:widowControl/>
              <w:spacing w:line="240" w:lineRule="exact"/>
              <w:jc w:val="center"/>
              <w:rPr>
                <w:rFonts w:eastAsia="黑体"/>
                <w:bCs/>
                <w:color w:val="000000" w:themeColor="text1"/>
                <w:kern w:val="0"/>
                <w:sz w:val="18"/>
                <w:szCs w:val="18"/>
                <w:highlight w:val="none"/>
              </w:rPr>
            </w:pPr>
          </w:p>
        </w:tc>
        <w:tc>
          <w:tcPr>
            <w:tcW w:w="1015" w:type="dxa"/>
            <w:vAlign w:val="center"/>
          </w:tcPr>
          <w:p w14:paraId="11752C4B">
            <w:pPr>
              <w:widowControl/>
              <w:spacing w:line="240" w:lineRule="exact"/>
              <w:jc w:val="center"/>
              <w:rPr>
                <w:rFonts w:eastAsia="黑体"/>
                <w:bCs/>
                <w:color w:val="000000" w:themeColor="text1"/>
                <w:kern w:val="0"/>
                <w:sz w:val="18"/>
                <w:szCs w:val="18"/>
                <w:highlight w:val="none"/>
              </w:rPr>
            </w:pPr>
          </w:p>
        </w:tc>
        <w:tc>
          <w:tcPr>
            <w:tcW w:w="1015" w:type="dxa"/>
            <w:vAlign w:val="center"/>
          </w:tcPr>
          <w:p w14:paraId="5730F94F">
            <w:pPr>
              <w:widowControl/>
              <w:spacing w:line="240" w:lineRule="exact"/>
              <w:jc w:val="center"/>
              <w:rPr>
                <w:rFonts w:eastAsia="黑体"/>
                <w:bCs/>
                <w:color w:val="000000" w:themeColor="text1"/>
                <w:kern w:val="0"/>
                <w:sz w:val="18"/>
                <w:szCs w:val="18"/>
                <w:highlight w:val="none"/>
              </w:rPr>
            </w:pPr>
          </w:p>
        </w:tc>
        <w:tc>
          <w:tcPr>
            <w:tcW w:w="1016" w:type="dxa"/>
            <w:vAlign w:val="center"/>
          </w:tcPr>
          <w:p w14:paraId="0CD93128">
            <w:pPr>
              <w:widowControl/>
              <w:spacing w:line="240" w:lineRule="exact"/>
              <w:jc w:val="center"/>
              <w:rPr>
                <w:rFonts w:eastAsia="黑体"/>
                <w:bCs/>
                <w:color w:val="000000" w:themeColor="text1"/>
                <w:kern w:val="0"/>
                <w:sz w:val="18"/>
                <w:szCs w:val="18"/>
                <w:highlight w:val="none"/>
              </w:rPr>
            </w:pPr>
          </w:p>
        </w:tc>
      </w:tr>
      <w:tr w14:paraId="46F9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5A20547">
            <w:pPr>
              <w:widowControl/>
              <w:spacing w:line="240" w:lineRule="exact"/>
              <w:jc w:val="left"/>
              <w:rPr>
                <w:rFonts w:eastAsiaTheme="minorEastAsia"/>
                <w:color w:val="000000" w:themeColor="text1"/>
                <w:sz w:val="18"/>
                <w:szCs w:val="18"/>
                <w:highlight w:val="none"/>
              </w:rPr>
            </w:pPr>
            <w:r>
              <w:rPr>
                <w:rFonts w:hint="eastAsia" w:eastAsiaTheme="minorEastAsia"/>
                <w:sz w:val="18"/>
                <w:szCs w:val="18"/>
                <w:highlight w:val="none"/>
              </w:rPr>
              <w:t>数据科学基础</w:t>
            </w:r>
          </w:p>
        </w:tc>
        <w:tc>
          <w:tcPr>
            <w:tcW w:w="1015" w:type="dxa"/>
            <w:vAlign w:val="center"/>
          </w:tcPr>
          <w:p w14:paraId="23B156BB">
            <w:pPr>
              <w:widowControl/>
              <w:spacing w:line="240" w:lineRule="exact"/>
              <w:jc w:val="center"/>
              <w:rPr>
                <w:rFonts w:eastAsia="黑体"/>
                <w:bCs/>
                <w:color w:val="000000" w:themeColor="text1"/>
                <w:kern w:val="0"/>
                <w:sz w:val="18"/>
                <w:szCs w:val="18"/>
                <w:highlight w:val="none"/>
              </w:rPr>
            </w:pPr>
          </w:p>
        </w:tc>
        <w:tc>
          <w:tcPr>
            <w:tcW w:w="1015" w:type="dxa"/>
            <w:vAlign w:val="center"/>
          </w:tcPr>
          <w:p w14:paraId="6558F78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211E088F">
            <w:pPr>
              <w:widowControl/>
              <w:spacing w:line="240" w:lineRule="exact"/>
              <w:jc w:val="center"/>
              <w:rPr>
                <w:rFonts w:eastAsia="黑体"/>
                <w:bCs/>
                <w:color w:val="000000" w:themeColor="text1"/>
                <w:kern w:val="0"/>
                <w:sz w:val="18"/>
                <w:szCs w:val="18"/>
                <w:highlight w:val="none"/>
              </w:rPr>
            </w:pPr>
          </w:p>
        </w:tc>
        <w:tc>
          <w:tcPr>
            <w:tcW w:w="1016" w:type="dxa"/>
            <w:vAlign w:val="center"/>
          </w:tcPr>
          <w:p w14:paraId="183B2719">
            <w:pPr>
              <w:widowControl/>
              <w:spacing w:line="240" w:lineRule="exact"/>
              <w:jc w:val="center"/>
              <w:rPr>
                <w:rFonts w:eastAsia="黑体"/>
                <w:bCs/>
                <w:color w:val="000000" w:themeColor="text1"/>
                <w:kern w:val="0"/>
                <w:sz w:val="18"/>
                <w:szCs w:val="18"/>
                <w:highlight w:val="none"/>
              </w:rPr>
            </w:pPr>
          </w:p>
        </w:tc>
        <w:tc>
          <w:tcPr>
            <w:tcW w:w="1015" w:type="dxa"/>
            <w:vAlign w:val="center"/>
          </w:tcPr>
          <w:p w14:paraId="3057B90F">
            <w:pPr>
              <w:widowControl/>
              <w:spacing w:line="240" w:lineRule="exact"/>
              <w:jc w:val="center"/>
              <w:rPr>
                <w:rFonts w:eastAsia="黑体"/>
                <w:bCs/>
                <w:color w:val="000000" w:themeColor="text1"/>
                <w:kern w:val="0"/>
                <w:sz w:val="18"/>
                <w:szCs w:val="18"/>
                <w:highlight w:val="none"/>
              </w:rPr>
            </w:pPr>
          </w:p>
        </w:tc>
        <w:tc>
          <w:tcPr>
            <w:tcW w:w="1015" w:type="dxa"/>
            <w:vAlign w:val="center"/>
          </w:tcPr>
          <w:p w14:paraId="0E60BDFD">
            <w:pPr>
              <w:widowControl/>
              <w:spacing w:line="240" w:lineRule="exact"/>
              <w:jc w:val="center"/>
              <w:rPr>
                <w:rFonts w:eastAsia="黑体"/>
                <w:bCs/>
                <w:color w:val="000000" w:themeColor="text1"/>
                <w:kern w:val="0"/>
                <w:sz w:val="18"/>
                <w:szCs w:val="18"/>
                <w:highlight w:val="none"/>
              </w:rPr>
            </w:pPr>
          </w:p>
        </w:tc>
        <w:tc>
          <w:tcPr>
            <w:tcW w:w="1016" w:type="dxa"/>
            <w:vAlign w:val="center"/>
          </w:tcPr>
          <w:p w14:paraId="063F01D0">
            <w:pPr>
              <w:widowControl/>
              <w:spacing w:line="240" w:lineRule="exact"/>
              <w:jc w:val="center"/>
              <w:rPr>
                <w:rFonts w:eastAsia="黑体"/>
                <w:bCs/>
                <w:color w:val="000000" w:themeColor="text1"/>
                <w:kern w:val="0"/>
                <w:sz w:val="18"/>
                <w:szCs w:val="18"/>
                <w:highlight w:val="none"/>
              </w:rPr>
            </w:pPr>
          </w:p>
        </w:tc>
        <w:tc>
          <w:tcPr>
            <w:tcW w:w="1015" w:type="dxa"/>
            <w:vAlign w:val="center"/>
          </w:tcPr>
          <w:p w14:paraId="3A3539D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6F9C10F">
            <w:pPr>
              <w:widowControl/>
              <w:spacing w:line="240" w:lineRule="exact"/>
              <w:jc w:val="center"/>
              <w:rPr>
                <w:rFonts w:eastAsia="黑体"/>
                <w:bCs/>
                <w:color w:val="000000" w:themeColor="text1"/>
                <w:kern w:val="0"/>
                <w:sz w:val="18"/>
                <w:szCs w:val="18"/>
                <w:highlight w:val="none"/>
              </w:rPr>
            </w:pPr>
          </w:p>
        </w:tc>
        <w:tc>
          <w:tcPr>
            <w:tcW w:w="1015" w:type="dxa"/>
            <w:vAlign w:val="center"/>
          </w:tcPr>
          <w:p w14:paraId="567013E5">
            <w:pPr>
              <w:widowControl/>
              <w:spacing w:line="240" w:lineRule="exact"/>
              <w:jc w:val="center"/>
              <w:rPr>
                <w:rFonts w:eastAsia="黑体"/>
                <w:bCs/>
                <w:color w:val="000000" w:themeColor="text1"/>
                <w:kern w:val="0"/>
                <w:sz w:val="18"/>
                <w:szCs w:val="18"/>
                <w:highlight w:val="none"/>
              </w:rPr>
            </w:pPr>
          </w:p>
        </w:tc>
        <w:tc>
          <w:tcPr>
            <w:tcW w:w="1016" w:type="dxa"/>
            <w:vAlign w:val="center"/>
          </w:tcPr>
          <w:p w14:paraId="24B821E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r>
      <w:tr w14:paraId="2122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DF24DF9">
            <w:pPr>
              <w:widowControl/>
              <w:spacing w:line="240" w:lineRule="exact"/>
              <w:jc w:val="left"/>
              <w:rPr>
                <w:rFonts w:eastAsiaTheme="minorEastAsia"/>
                <w:sz w:val="18"/>
                <w:szCs w:val="18"/>
                <w:highlight w:val="none"/>
              </w:rPr>
            </w:pPr>
            <w:r>
              <w:rPr>
                <w:rFonts w:eastAsiaTheme="minorEastAsia"/>
                <w:color w:val="000000" w:themeColor="text1"/>
                <w:sz w:val="18"/>
                <w:szCs w:val="18"/>
                <w:highlight w:val="none"/>
              </w:rPr>
              <w:t>Web</w:t>
            </w:r>
            <w:r>
              <w:rPr>
                <w:rFonts w:hint="eastAsia" w:eastAsiaTheme="minorEastAsia"/>
                <w:color w:val="000000" w:themeColor="text1"/>
                <w:sz w:val="18"/>
                <w:szCs w:val="18"/>
                <w:highlight w:val="none"/>
              </w:rPr>
              <w:t>应用开发基础</w:t>
            </w:r>
          </w:p>
        </w:tc>
        <w:tc>
          <w:tcPr>
            <w:tcW w:w="1015" w:type="dxa"/>
            <w:vAlign w:val="center"/>
          </w:tcPr>
          <w:p w14:paraId="53A640BE">
            <w:pPr>
              <w:widowControl/>
              <w:spacing w:line="240" w:lineRule="exact"/>
              <w:jc w:val="center"/>
              <w:rPr>
                <w:rFonts w:eastAsia="黑体"/>
                <w:bCs/>
                <w:color w:val="000000" w:themeColor="text1"/>
                <w:kern w:val="0"/>
                <w:sz w:val="18"/>
                <w:szCs w:val="18"/>
                <w:highlight w:val="none"/>
              </w:rPr>
            </w:pPr>
          </w:p>
        </w:tc>
        <w:tc>
          <w:tcPr>
            <w:tcW w:w="1015" w:type="dxa"/>
            <w:vAlign w:val="center"/>
          </w:tcPr>
          <w:p w14:paraId="2C0E9975">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721EE9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7BCA6BC5">
            <w:pPr>
              <w:widowControl/>
              <w:spacing w:line="240" w:lineRule="exact"/>
              <w:jc w:val="center"/>
              <w:rPr>
                <w:rFonts w:eastAsia="黑体"/>
                <w:bCs/>
                <w:color w:val="000000" w:themeColor="text1"/>
                <w:kern w:val="0"/>
                <w:sz w:val="18"/>
                <w:szCs w:val="18"/>
                <w:highlight w:val="none"/>
              </w:rPr>
            </w:pPr>
          </w:p>
        </w:tc>
        <w:tc>
          <w:tcPr>
            <w:tcW w:w="1015" w:type="dxa"/>
            <w:vAlign w:val="center"/>
          </w:tcPr>
          <w:p w14:paraId="1F9553C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36530C45">
            <w:pPr>
              <w:widowControl/>
              <w:spacing w:line="240" w:lineRule="exact"/>
              <w:jc w:val="center"/>
              <w:rPr>
                <w:rFonts w:eastAsia="黑体"/>
                <w:bCs/>
                <w:color w:val="000000" w:themeColor="text1"/>
                <w:kern w:val="0"/>
                <w:sz w:val="18"/>
                <w:szCs w:val="18"/>
                <w:highlight w:val="none"/>
              </w:rPr>
            </w:pPr>
          </w:p>
        </w:tc>
        <w:tc>
          <w:tcPr>
            <w:tcW w:w="1016" w:type="dxa"/>
            <w:vAlign w:val="center"/>
          </w:tcPr>
          <w:p w14:paraId="0885FD6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1757DDC5">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0E397A0">
            <w:pPr>
              <w:widowControl/>
              <w:spacing w:line="240" w:lineRule="exact"/>
              <w:jc w:val="center"/>
              <w:rPr>
                <w:rFonts w:eastAsia="黑体"/>
                <w:bCs/>
                <w:color w:val="000000" w:themeColor="text1"/>
                <w:kern w:val="0"/>
                <w:sz w:val="18"/>
                <w:szCs w:val="18"/>
                <w:highlight w:val="none"/>
              </w:rPr>
            </w:pPr>
          </w:p>
        </w:tc>
        <w:tc>
          <w:tcPr>
            <w:tcW w:w="1015" w:type="dxa"/>
            <w:vAlign w:val="center"/>
          </w:tcPr>
          <w:p w14:paraId="563C8C6C">
            <w:pPr>
              <w:widowControl/>
              <w:spacing w:line="240" w:lineRule="exact"/>
              <w:jc w:val="center"/>
              <w:rPr>
                <w:rFonts w:eastAsia="黑体"/>
                <w:bCs/>
                <w:color w:val="000000" w:themeColor="text1"/>
                <w:kern w:val="0"/>
                <w:sz w:val="18"/>
                <w:szCs w:val="18"/>
                <w:highlight w:val="none"/>
              </w:rPr>
            </w:pPr>
          </w:p>
        </w:tc>
        <w:tc>
          <w:tcPr>
            <w:tcW w:w="1016" w:type="dxa"/>
            <w:vAlign w:val="center"/>
          </w:tcPr>
          <w:p w14:paraId="6BE3E705">
            <w:pPr>
              <w:widowControl/>
              <w:spacing w:line="240" w:lineRule="exact"/>
              <w:jc w:val="center"/>
              <w:rPr>
                <w:rFonts w:eastAsia="黑体"/>
                <w:bCs/>
                <w:color w:val="000000" w:themeColor="text1"/>
                <w:kern w:val="0"/>
                <w:sz w:val="18"/>
                <w:szCs w:val="18"/>
                <w:highlight w:val="none"/>
              </w:rPr>
            </w:pPr>
          </w:p>
        </w:tc>
      </w:tr>
      <w:tr w14:paraId="6288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73630F3">
            <w:pPr>
              <w:spacing w:line="240" w:lineRule="exact"/>
              <w:rPr>
                <w:rFonts w:eastAsiaTheme="minorEastAsia"/>
                <w:dstrike/>
                <w:color w:val="000000" w:themeColor="text1"/>
                <w:sz w:val="18"/>
                <w:szCs w:val="18"/>
                <w:highlight w:val="none"/>
              </w:rPr>
            </w:pPr>
            <w:r>
              <w:rPr>
                <w:rFonts w:hint="eastAsia" w:eastAsiaTheme="minorEastAsia"/>
                <w:color w:val="000000" w:themeColor="text1"/>
                <w:sz w:val="18"/>
                <w:szCs w:val="18"/>
                <w:highlight w:val="none"/>
              </w:rPr>
              <w:t>综合水平测试</w:t>
            </w:r>
          </w:p>
        </w:tc>
        <w:tc>
          <w:tcPr>
            <w:tcW w:w="1015" w:type="dxa"/>
            <w:vAlign w:val="center"/>
          </w:tcPr>
          <w:p w14:paraId="0500B23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06C2D7CF">
            <w:pPr>
              <w:widowControl/>
              <w:spacing w:line="240" w:lineRule="exact"/>
              <w:jc w:val="center"/>
              <w:rPr>
                <w:rFonts w:eastAsia="黑体"/>
                <w:bCs/>
                <w:color w:val="000000" w:themeColor="text1"/>
                <w:kern w:val="0"/>
                <w:sz w:val="18"/>
                <w:szCs w:val="18"/>
                <w:highlight w:val="none"/>
              </w:rPr>
            </w:pPr>
          </w:p>
        </w:tc>
        <w:tc>
          <w:tcPr>
            <w:tcW w:w="1015" w:type="dxa"/>
            <w:vAlign w:val="center"/>
          </w:tcPr>
          <w:p w14:paraId="7BDDC729">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062E5B1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B6A650A">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D93200D">
            <w:pPr>
              <w:widowControl/>
              <w:spacing w:line="240" w:lineRule="exact"/>
              <w:jc w:val="center"/>
              <w:rPr>
                <w:rFonts w:eastAsia="黑体"/>
                <w:bCs/>
                <w:color w:val="000000" w:themeColor="text1"/>
                <w:kern w:val="0"/>
                <w:sz w:val="18"/>
                <w:szCs w:val="18"/>
                <w:highlight w:val="none"/>
              </w:rPr>
            </w:pPr>
          </w:p>
        </w:tc>
        <w:tc>
          <w:tcPr>
            <w:tcW w:w="1016" w:type="dxa"/>
            <w:vAlign w:val="center"/>
          </w:tcPr>
          <w:p w14:paraId="0658A312">
            <w:pPr>
              <w:widowControl/>
              <w:spacing w:line="240" w:lineRule="exact"/>
              <w:jc w:val="center"/>
              <w:rPr>
                <w:rFonts w:eastAsia="黑体"/>
                <w:bCs/>
                <w:color w:val="000000" w:themeColor="text1"/>
                <w:kern w:val="0"/>
                <w:sz w:val="18"/>
                <w:szCs w:val="18"/>
                <w:highlight w:val="none"/>
              </w:rPr>
            </w:pPr>
          </w:p>
        </w:tc>
        <w:tc>
          <w:tcPr>
            <w:tcW w:w="1015" w:type="dxa"/>
            <w:vAlign w:val="center"/>
          </w:tcPr>
          <w:p w14:paraId="1174A197">
            <w:pPr>
              <w:widowControl/>
              <w:spacing w:line="240" w:lineRule="exact"/>
              <w:jc w:val="center"/>
              <w:rPr>
                <w:rFonts w:eastAsia="黑体"/>
                <w:bCs/>
                <w:color w:val="000000" w:themeColor="text1"/>
                <w:kern w:val="0"/>
                <w:sz w:val="18"/>
                <w:szCs w:val="18"/>
                <w:highlight w:val="none"/>
              </w:rPr>
            </w:pPr>
          </w:p>
        </w:tc>
        <w:tc>
          <w:tcPr>
            <w:tcW w:w="1015" w:type="dxa"/>
            <w:vAlign w:val="center"/>
          </w:tcPr>
          <w:p w14:paraId="4267CC3C">
            <w:pPr>
              <w:widowControl/>
              <w:spacing w:line="240" w:lineRule="exact"/>
              <w:jc w:val="center"/>
              <w:rPr>
                <w:rFonts w:eastAsia="黑体"/>
                <w:bCs/>
                <w:color w:val="000000" w:themeColor="text1"/>
                <w:kern w:val="0"/>
                <w:sz w:val="18"/>
                <w:szCs w:val="18"/>
                <w:highlight w:val="none"/>
              </w:rPr>
            </w:pPr>
          </w:p>
        </w:tc>
        <w:tc>
          <w:tcPr>
            <w:tcW w:w="1015" w:type="dxa"/>
            <w:vAlign w:val="center"/>
          </w:tcPr>
          <w:p w14:paraId="23130459">
            <w:pPr>
              <w:widowControl/>
              <w:spacing w:line="240" w:lineRule="exact"/>
              <w:jc w:val="center"/>
              <w:rPr>
                <w:rFonts w:eastAsia="黑体"/>
                <w:bCs/>
                <w:color w:val="000000" w:themeColor="text1"/>
                <w:kern w:val="0"/>
                <w:sz w:val="18"/>
                <w:szCs w:val="18"/>
                <w:highlight w:val="none"/>
              </w:rPr>
            </w:pPr>
          </w:p>
        </w:tc>
        <w:tc>
          <w:tcPr>
            <w:tcW w:w="1016" w:type="dxa"/>
            <w:vAlign w:val="center"/>
          </w:tcPr>
          <w:p w14:paraId="2B9A890C">
            <w:pPr>
              <w:widowControl/>
              <w:spacing w:line="240" w:lineRule="exact"/>
              <w:jc w:val="center"/>
              <w:rPr>
                <w:rFonts w:eastAsia="黑体"/>
                <w:bCs/>
                <w:color w:val="000000" w:themeColor="text1"/>
                <w:kern w:val="0"/>
                <w:sz w:val="18"/>
                <w:szCs w:val="18"/>
                <w:highlight w:val="none"/>
              </w:rPr>
            </w:pPr>
          </w:p>
        </w:tc>
      </w:tr>
      <w:tr w14:paraId="4FD4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6B63301">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单片机原理及接口技术</w:t>
            </w:r>
          </w:p>
        </w:tc>
        <w:tc>
          <w:tcPr>
            <w:tcW w:w="1015" w:type="dxa"/>
            <w:vAlign w:val="center"/>
          </w:tcPr>
          <w:p w14:paraId="36CF670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DB17F0B">
            <w:pPr>
              <w:widowControl/>
              <w:spacing w:line="240" w:lineRule="exact"/>
              <w:jc w:val="center"/>
              <w:rPr>
                <w:rFonts w:eastAsia="黑体"/>
                <w:bCs/>
                <w:color w:val="000000" w:themeColor="text1"/>
                <w:kern w:val="0"/>
                <w:sz w:val="18"/>
                <w:szCs w:val="18"/>
                <w:highlight w:val="none"/>
              </w:rPr>
            </w:pPr>
          </w:p>
        </w:tc>
        <w:tc>
          <w:tcPr>
            <w:tcW w:w="1015" w:type="dxa"/>
            <w:vAlign w:val="center"/>
          </w:tcPr>
          <w:p w14:paraId="2D63A59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62D518A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41EB2D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5" w:type="dxa"/>
            <w:vAlign w:val="center"/>
          </w:tcPr>
          <w:p w14:paraId="07311609">
            <w:pPr>
              <w:widowControl/>
              <w:spacing w:line="240" w:lineRule="exact"/>
              <w:jc w:val="center"/>
              <w:rPr>
                <w:rFonts w:eastAsia="黑体"/>
                <w:bCs/>
                <w:color w:val="000000" w:themeColor="text1"/>
                <w:kern w:val="0"/>
                <w:sz w:val="18"/>
                <w:szCs w:val="18"/>
                <w:highlight w:val="none"/>
              </w:rPr>
            </w:pPr>
          </w:p>
        </w:tc>
        <w:tc>
          <w:tcPr>
            <w:tcW w:w="1016" w:type="dxa"/>
            <w:vAlign w:val="center"/>
          </w:tcPr>
          <w:p w14:paraId="086A88AA">
            <w:pPr>
              <w:widowControl/>
              <w:spacing w:line="240" w:lineRule="exact"/>
              <w:jc w:val="center"/>
              <w:rPr>
                <w:rFonts w:eastAsia="黑体"/>
                <w:bCs/>
                <w:color w:val="000000" w:themeColor="text1"/>
                <w:kern w:val="0"/>
                <w:sz w:val="18"/>
                <w:szCs w:val="18"/>
                <w:highlight w:val="none"/>
              </w:rPr>
            </w:pPr>
          </w:p>
        </w:tc>
        <w:tc>
          <w:tcPr>
            <w:tcW w:w="1015" w:type="dxa"/>
            <w:vAlign w:val="center"/>
          </w:tcPr>
          <w:p w14:paraId="7A0994DB">
            <w:pPr>
              <w:widowControl/>
              <w:spacing w:line="240" w:lineRule="exact"/>
              <w:jc w:val="center"/>
              <w:rPr>
                <w:rFonts w:eastAsia="黑体"/>
                <w:bCs/>
                <w:color w:val="000000" w:themeColor="text1"/>
                <w:kern w:val="0"/>
                <w:sz w:val="18"/>
                <w:szCs w:val="18"/>
                <w:highlight w:val="none"/>
              </w:rPr>
            </w:pPr>
          </w:p>
        </w:tc>
        <w:tc>
          <w:tcPr>
            <w:tcW w:w="1015" w:type="dxa"/>
            <w:vAlign w:val="center"/>
          </w:tcPr>
          <w:p w14:paraId="5CA0911D">
            <w:pPr>
              <w:widowControl/>
              <w:spacing w:line="240" w:lineRule="exact"/>
              <w:jc w:val="center"/>
              <w:rPr>
                <w:rFonts w:eastAsia="黑体"/>
                <w:bCs/>
                <w:color w:val="000000" w:themeColor="text1"/>
                <w:kern w:val="0"/>
                <w:sz w:val="18"/>
                <w:szCs w:val="18"/>
                <w:highlight w:val="none"/>
              </w:rPr>
            </w:pPr>
          </w:p>
        </w:tc>
        <w:tc>
          <w:tcPr>
            <w:tcW w:w="1015" w:type="dxa"/>
            <w:vAlign w:val="center"/>
          </w:tcPr>
          <w:p w14:paraId="16EBF39C">
            <w:pPr>
              <w:widowControl/>
              <w:spacing w:line="240" w:lineRule="exact"/>
              <w:jc w:val="center"/>
              <w:rPr>
                <w:rFonts w:eastAsia="黑体"/>
                <w:bCs/>
                <w:color w:val="000000" w:themeColor="text1"/>
                <w:kern w:val="0"/>
                <w:sz w:val="18"/>
                <w:szCs w:val="18"/>
                <w:highlight w:val="none"/>
              </w:rPr>
            </w:pPr>
          </w:p>
        </w:tc>
        <w:tc>
          <w:tcPr>
            <w:tcW w:w="1016" w:type="dxa"/>
            <w:vAlign w:val="center"/>
          </w:tcPr>
          <w:p w14:paraId="74ED54A0">
            <w:pPr>
              <w:widowControl/>
              <w:spacing w:line="240" w:lineRule="exact"/>
              <w:jc w:val="center"/>
              <w:rPr>
                <w:rFonts w:eastAsia="黑体"/>
                <w:bCs/>
                <w:color w:val="000000" w:themeColor="text1"/>
                <w:kern w:val="0"/>
                <w:sz w:val="18"/>
                <w:szCs w:val="18"/>
                <w:highlight w:val="none"/>
              </w:rPr>
            </w:pPr>
          </w:p>
        </w:tc>
      </w:tr>
      <w:tr w14:paraId="4EE2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5E82F4D">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计算机系统结构</w:t>
            </w:r>
          </w:p>
        </w:tc>
        <w:tc>
          <w:tcPr>
            <w:tcW w:w="1015" w:type="dxa"/>
            <w:vAlign w:val="center"/>
          </w:tcPr>
          <w:p w14:paraId="576B5192">
            <w:pPr>
              <w:widowControl/>
              <w:spacing w:line="240" w:lineRule="exact"/>
              <w:jc w:val="center"/>
              <w:rPr>
                <w:rFonts w:eastAsia="黑体"/>
                <w:bCs/>
                <w:color w:val="000000" w:themeColor="text1"/>
                <w:kern w:val="0"/>
                <w:sz w:val="18"/>
                <w:szCs w:val="18"/>
                <w:highlight w:val="none"/>
              </w:rPr>
            </w:pPr>
          </w:p>
        </w:tc>
        <w:tc>
          <w:tcPr>
            <w:tcW w:w="1015" w:type="dxa"/>
            <w:vAlign w:val="center"/>
          </w:tcPr>
          <w:p w14:paraId="4B253B82">
            <w:pPr>
              <w:widowControl/>
              <w:spacing w:line="240" w:lineRule="exact"/>
              <w:jc w:val="center"/>
              <w:rPr>
                <w:rFonts w:eastAsia="黑体"/>
                <w:bCs/>
                <w:color w:val="000000" w:themeColor="text1"/>
                <w:kern w:val="0"/>
                <w:sz w:val="18"/>
                <w:szCs w:val="18"/>
                <w:highlight w:val="none"/>
              </w:rPr>
            </w:pPr>
          </w:p>
        </w:tc>
        <w:tc>
          <w:tcPr>
            <w:tcW w:w="1015" w:type="dxa"/>
            <w:vAlign w:val="center"/>
          </w:tcPr>
          <w:p w14:paraId="6E68D286">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466158E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1F9BE032">
            <w:pPr>
              <w:widowControl/>
              <w:spacing w:line="240" w:lineRule="exact"/>
              <w:jc w:val="center"/>
              <w:rPr>
                <w:rFonts w:eastAsia="黑体"/>
                <w:bCs/>
                <w:color w:val="000000" w:themeColor="text1"/>
                <w:kern w:val="0"/>
                <w:sz w:val="18"/>
                <w:szCs w:val="18"/>
                <w:highlight w:val="none"/>
              </w:rPr>
            </w:pPr>
          </w:p>
        </w:tc>
        <w:tc>
          <w:tcPr>
            <w:tcW w:w="1015" w:type="dxa"/>
            <w:vAlign w:val="center"/>
          </w:tcPr>
          <w:p w14:paraId="4FC04AFC">
            <w:pPr>
              <w:widowControl/>
              <w:spacing w:line="240" w:lineRule="exact"/>
              <w:jc w:val="center"/>
              <w:rPr>
                <w:rFonts w:eastAsia="黑体"/>
                <w:bCs/>
                <w:color w:val="000000" w:themeColor="text1"/>
                <w:kern w:val="0"/>
                <w:sz w:val="18"/>
                <w:szCs w:val="18"/>
                <w:highlight w:val="none"/>
              </w:rPr>
            </w:pPr>
          </w:p>
        </w:tc>
        <w:tc>
          <w:tcPr>
            <w:tcW w:w="1016" w:type="dxa"/>
            <w:vAlign w:val="center"/>
          </w:tcPr>
          <w:p w14:paraId="3148B5E4">
            <w:pPr>
              <w:widowControl/>
              <w:spacing w:line="240" w:lineRule="exact"/>
              <w:jc w:val="center"/>
              <w:rPr>
                <w:rFonts w:eastAsia="黑体"/>
                <w:bCs/>
                <w:color w:val="000000" w:themeColor="text1"/>
                <w:kern w:val="0"/>
                <w:sz w:val="18"/>
                <w:szCs w:val="18"/>
                <w:highlight w:val="none"/>
              </w:rPr>
            </w:pPr>
          </w:p>
        </w:tc>
        <w:tc>
          <w:tcPr>
            <w:tcW w:w="1015" w:type="dxa"/>
            <w:vAlign w:val="center"/>
          </w:tcPr>
          <w:p w14:paraId="4D76B316">
            <w:pPr>
              <w:widowControl/>
              <w:spacing w:line="240" w:lineRule="exact"/>
              <w:jc w:val="center"/>
              <w:rPr>
                <w:rFonts w:eastAsia="黑体"/>
                <w:bCs/>
                <w:color w:val="000000" w:themeColor="text1"/>
                <w:kern w:val="0"/>
                <w:sz w:val="18"/>
                <w:szCs w:val="18"/>
                <w:highlight w:val="none"/>
              </w:rPr>
            </w:pPr>
          </w:p>
        </w:tc>
        <w:tc>
          <w:tcPr>
            <w:tcW w:w="1015" w:type="dxa"/>
            <w:vAlign w:val="center"/>
          </w:tcPr>
          <w:p w14:paraId="5DC122DD">
            <w:pPr>
              <w:widowControl/>
              <w:spacing w:line="240" w:lineRule="exact"/>
              <w:jc w:val="center"/>
              <w:rPr>
                <w:rFonts w:eastAsia="黑体"/>
                <w:bCs/>
                <w:color w:val="000000" w:themeColor="text1"/>
                <w:kern w:val="0"/>
                <w:sz w:val="18"/>
                <w:szCs w:val="18"/>
                <w:highlight w:val="none"/>
              </w:rPr>
            </w:pPr>
          </w:p>
        </w:tc>
        <w:tc>
          <w:tcPr>
            <w:tcW w:w="1015" w:type="dxa"/>
            <w:vAlign w:val="center"/>
          </w:tcPr>
          <w:p w14:paraId="55636A40">
            <w:pPr>
              <w:widowControl/>
              <w:spacing w:line="240" w:lineRule="exact"/>
              <w:jc w:val="center"/>
              <w:rPr>
                <w:rFonts w:eastAsia="黑体"/>
                <w:bCs/>
                <w:color w:val="000000" w:themeColor="text1"/>
                <w:kern w:val="0"/>
                <w:sz w:val="18"/>
                <w:szCs w:val="18"/>
                <w:highlight w:val="none"/>
              </w:rPr>
            </w:pPr>
          </w:p>
        </w:tc>
        <w:tc>
          <w:tcPr>
            <w:tcW w:w="1016" w:type="dxa"/>
            <w:vAlign w:val="center"/>
          </w:tcPr>
          <w:p w14:paraId="61EFFDA7">
            <w:pPr>
              <w:widowControl/>
              <w:spacing w:line="240" w:lineRule="exact"/>
              <w:jc w:val="center"/>
              <w:rPr>
                <w:rFonts w:eastAsia="黑体"/>
                <w:bCs/>
                <w:color w:val="000000" w:themeColor="text1"/>
                <w:kern w:val="0"/>
                <w:sz w:val="18"/>
                <w:szCs w:val="18"/>
                <w:highlight w:val="none"/>
              </w:rPr>
            </w:pPr>
          </w:p>
        </w:tc>
      </w:tr>
      <w:tr w14:paraId="76F1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FA3B783">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计算机网络</w:t>
            </w:r>
          </w:p>
        </w:tc>
        <w:tc>
          <w:tcPr>
            <w:tcW w:w="1015" w:type="dxa"/>
            <w:vAlign w:val="center"/>
          </w:tcPr>
          <w:p w14:paraId="76C41FA3">
            <w:pPr>
              <w:widowControl/>
              <w:spacing w:line="240" w:lineRule="exact"/>
              <w:jc w:val="center"/>
              <w:rPr>
                <w:rFonts w:eastAsia="黑体"/>
                <w:bCs/>
                <w:color w:val="000000" w:themeColor="text1"/>
                <w:kern w:val="0"/>
                <w:sz w:val="18"/>
                <w:szCs w:val="18"/>
                <w:highlight w:val="none"/>
              </w:rPr>
            </w:pPr>
          </w:p>
        </w:tc>
        <w:tc>
          <w:tcPr>
            <w:tcW w:w="1015" w:type="dxa"/>
            <w:vAlign w:val="center"/>
          </w:tcPr>
          <w:p w14:paraId="5CFEA49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FFC9F0D">
            <w:pPr>
              <w:widowControl/>
              <w:spacing w:line="240" w:lineRule="exact"/>
              <w:jc w:val="center"/>
              <w:rPr>
                <w:rFonts w:eastAsia="黑体"/>
                <w:bCs/>
                <w:color w:val="000000" w:themeColor="text1"/>
                <w:kern w:val="0"/>
                <w:sz w:val="18"/>
                <w:szCs w:val="18"/>
                <w:highlight w:val="none"/>
              </w:rPr>
            </w:pPr>
          </w:p>
        </w:tc>
        <w:tc>
          <w:tcPr>
            <w:tcW w:w="1016" w:type="dxa"/>
            <w:vAlign w:val="center"/>
          </w:tcPr>
          <w:p w14:paraId="096E9509">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72582F8A">
            <w:pPr>
              <w:widowControl/>
              <w:spacing w:line="240" w:lineRule="exact"/>
              <w:jc w:val="center"/>
              <w:rPr>
                <w:rFonts w:eastAsia="黑体"/>
                <w:bCs/>
                <w:color w:val="000000" w:themeColor="text1"/>
                <w:kern w:val="0"/>
                <w:sz w:val="18"/>
                <w:szCs w:val="18"/>
                <w:highlight w:val="none"/>
              </w:rPr>
            </w:pPr>
          </w:p>
        </w:tc>
        <w:tc>
          <w:tcPr>
            <w:tcW w:w="1015" w:type="dxa"/>
            <w:vAlign w:val="center"/>
          </w:tcPr>
          <w:p w14:paraId="499CBF48">
            <w:pPr>
              <w:widowControl/>
              <w:spacing w:line="240" w:lineRule="exact"/>
              <w:jc w:val="center"/>
              <w:rPr>
                <w:rFonts w:eastAsia="黑体"/>
                <w:bCs/>
                <w:color w:val="000000" w:themeColor="text1"/>
                <w:kern w:val="0"/>
                <w:sz w:val="18"/>
                <w:szCs w:val="18"/>
                <w:highlight w:val="none"/>
              </w:rPr>
            </w:pPr>
          </w:p>
        </w:tc>
        <w:tc>
          <w:tcPr>
            <w:tcW w:w="1016" w:type="dxa"/>
            <w:vAlign w:val="center"/>
          </w:tcPr>
          <w:p w14:paraId="6D3D9CF0">
            <w:pPr>
              <w:widowControl/>
              <w:spacing w:line="240" w:lineRule="exact"/>
              <w:jc w:val="center"/>
              <w:rPr>
                <w:rFonts w:eastAsia="黑体"/>
                <w:bCs/>
                <w:color w:val="000000" w:themeColor="text1"/>
                <w:kern w:val="0"/>
                <w:sz w:val="18"/>
                <w:szCs w:val="18"/>
                <w:highlight w:val="none"/>
              </w:rPr>
            </w:pPr>
          </w:p>
        </w:tc>
        <w:tc>
          <w:tcPr>
            <w:tcW w:w="1015" w:type="dxa"/>
            <w:vAlign w:val="center"/>
          </w:tcPr>
          <w:p w14:paraId="6FBA8544">
            <w:pPr>
              <w:widowControl/>
              <w:spacing w:line="240" w:lineRule="exact"/>
              <w:jc w:val="center"/>
              <w:rPr>
                <w:rFonts w:eastAsia="黑体"/>
                <w:bCs/>
                <w:color w:val="000000" w:themeColor="text1"/>
                <w:kern w:val="0"/>
                <w:sz w:val="18"/>
                <w:szCs w:val="18"/>
                <w:highlight w:val="none"/>
              </w:rPr>
            </w:pPr>
          </w:p>
        </w:tc>
        <w:tc>
          <w:tcPr>
            <w:tcW w:w="1015" w:type="dxa"/>
            <w:vAlign w:val="center"/>
          </w:tcPr>
          <w:p w14:paraId="61977910">
            <w:pPr>
              <w:widowControl/>
              <w:spacing w:line="240" w:lineRule="exact"/>
              <w:jc w:val="center"/>
              <w:rPr>
                <w:rFonts w:eastAsia="黑体"/>
                <w:bCs/>
                <w:color w:val="000000" w:themeColor="text1"/>
                <w:kern w:val="0"/>
                <w:sz w:val="18"/>
                <w:szCs w:val="18"/>
                <w:highlight w:val="none"/>
              </w:rPr>
            </w:pPr>
          </w:p>
        </w:tc>
        <w:tc>
          <w:tcPr>
            <w:tcW w:w="1015" w:type="dxa"/>
            <w:vAlign w:val="center"/>
          </w:tcPr>
          <w:p w14:paraId="0B0C424B">
            <w:pPr>
              <w:widowControl/>
              <w:spacing w:line="240" w:lineRule="exact"/>
              <w:jc w:val="center"/>
              <w:rPr>
                <w:rFonts w:eastAsia="黑体"/>
                <w:bCs/>
                <w:color w:val="000000" w:themeColor="text1"/>
                <w:kern w:val="0"/>
                <w:sz w:val="18"/>
                <w:szCs w:val="18"/>
                <w:highlight w:val="none"/>
              </w:rPr>
            </w:pPr>
          </w:p>
        </w:tc>
        <w:tc>
          <w:tcPr>
            <w:tcW w:w="1016" w:type="dxa"/>
            <w:vAlign w:val="center"/>
          </w:tcPr>
          <w:p w14:paraId="7057E4CD">
            <w:pPr>
              <w:widowControl/>
              <w:spacing w:line="240" w:lineRule="exact"/>
              <w:jc w:val="center"/>
              <w:rPr>
                <w:rFonts w:eastAsia="黑体"/>
                <w:bCs/>
                <w:color w:val="000000" w:themeColor="text1"/>
                <w:kern w:val="0"/>
                <w:sz w:val="18"/>
                <w:szCs w:val="18"/>
                <w:highlight w:val="none"/>
              </w:rPr>
            </w:pPr>
          </w:p>
        </w:tc>
      </w:tr>
      <w:tr w14:paraId="55C0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872BFD8">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软件工程</w:t>
            </w:r>
          </w:p>
        </w:tc>
        <w:tc>
          <w:tcPr>
            <w:tcW w:w="1015" w:type="dxa"/>
            <w:vAlign w:val="center"/>
          </w:tcPr>
          <w:p w14:paraId="5536792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5D2325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0BE232C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7FC21FAE">
            <w:pPr>
              <w:widowControl/>
              <w:spacing w:line="240" w:lineRule="exact"/>
              <w:jc w:val="center"/>
              <w:rPr>
                <w:rFonts w:eastAsia="黑体"/>
                <w:bCs/>
                <w:color w:val="000000" w:themeColor="text1"/>
                <w:kern w:val="0"/>
                <w:sz w:val="18"/>
                <w:szCs w:val="18"/>
                <w:highlight w:val="none"/>
              </w:rPr>
            </w:pPr>
          </w:p>
        </w:tc>
        <w:tc>
          <w:tcPr>
            <w:tcW w:w="1015" w:type="dxa"/>
            <w:vAlign w:val="center"/>
          </w:tcPr>
          <w:p w14:paraId="554642EE">
            <w:pPr>
              <w:widowControl/>
              <w:spacing w:line="240" w:lineRule="exact"/>
              <w:jc w:val="center"/>
              <w:rPr>
                <w:rFonts w:eastAsia="黑体"/>
                <w:bCs/>
                <w:color w:val="000000" w:themeColor="text1"/>
                <w:kern w:val="0"/>
                <w:sz w:val="18"/>
                <w:szCs w:val="18"/>
                <w:highlight w:val="none"/>
              </w:rPr>
            </w:pPr>
          </w:p>
        </w:tc>
        <w:tc>
          <w:tcPr>
            <w:tcW w:w="1015" w:type="dxa"/>
            <w:vAlign w:val="center"/>
          </w:tcPr>
          <w:p w14:paraId="7D661B68">
            <w:pPr>
              <w:widowControl/>
              <w:spacing w:line="240" w:lineRule="exact"/>
              <w:jc w:val="center"/>
              <w:rPr>
                <w:rFonts w:eastAsia="黑体"/>
                <w:bCs/>
                <w:color w:val="000000" w:themeColor="text1"/>
                <w:kern w:val="0"/>
                <w:sz w:val="18"/>
                <w:szCs w:val="18"/>
                <w:highlight w:val="none"/>
              </w:rPr>
            </w:pPr>
          </w:p>
        </w:tc>
        <w:tc>
          <w:tcPr>
            <w:tcW w:w="1016" w:type="dxa"/>
            <w:vAlign w:val="center"/>
          </w:tcPr>
          <w:p w14:paraId="3A32B0D8">
            <w:pPr>
              <w:widowControl/>
              <w:spacing w:line="240" w:lineRule="exact"/>
              <w:jc w:val="center"/>
              <w:rPr>
                <w:rFonts w:eastAsia="黑体"/>
                <w:bCs/>
                <w:color w:val="000000" w:themeColor="text1"/>
                <w:kern w:val="0"/>
                <w:sz w:val="18"/>
                <w:szCs w:val="18"/>
                <w:highlight w:val="none"/>
              </w:rPr>
            </w:pPr>
          </w:p>
        </w:tc>
        <w:tc>
          <w:tcPr>
            <w:tcW w:w="1015" w:type="dxa"/>
            <w:vAlign w:val="center"/>
          </w:tcPr>
          <w:p w14:paraId="45B71580">
            <w:pPr>
              <w:widowControl/>
              <w:spacing w:line="240" w:lineRule="exact"/>
              <w:jc w:val="center"/>
              <w:rPr>
                <w:rFonts w:eastAsia="黑体"/>
                <w:bCs/>
                <w:color w:val="000000" w:themeColor="text1"/>
                <w:kern w:val="0"/>
                <w:sz w:val="18"/>
                <w:szCs w:val="18"/>
                <w:highlight w:val="none"/>
              </w:rPr>
            </w:pPr>
          </w:p>
        </w:tc>
        <w:tc>
          <w:tcPr>
            <w:tcW w:w="1015" w:type="dxa"/>
            <w:vAlign w:val="center"/>
          </w:tcPr>
          <w:p w14:paraId="1BC0B0D6">
            <w:pPr>
              <w:widowControl/>
              <w:spacing w:line="240" w:lineRule="exact"/>
              <w:jc w:val="center"/>
              <w:rPr>
                <w:rFonts w:eastAsia="黑体"/>
                <w:bCs/>
                <w:color w:val="000000" w:themeColor="text1"/>
                <w:kern w:val="0"/>
                <w:sz w:val="18"/>
                <w:szCs w:val="18"/>
                <w:highlight w:val="none"/>
              </w:rPr>
            </w:pPr>
          </w:p>
        </w:tc>
        <w:tc>
          <w:tcPr>
            <w:tcW w:w="1015" w:type="dxa"/>
            <w:vAlign w:val="center"/>
          </w:tcPr>
          <w:p w14:paraId="4A4CB35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7B891A3F">
            <w:pPr>
              <w:widowControl/>
              <w:spacing w:line="240" w:lineRule="exact"/>
              <w:jc w:val="center"/>
              <w:rPr>
                <w:rFonts w:eastAsia="黑体"/>
                <w:bCs/>
                <w:color w:val="000000" w:themeColor="text1"/>
                <w:kern w:val="0"/>
                <w:sz w:val="18"/>
                <w:szCs w:val="18"/>
                <w:highlight w:val="none"/>
              </w:rPr>
            </w:pPr>
          </w:p>
        </w:tc>
      </w:tr>
      <w:tr w14:paraId="0583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1F4B09F">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毕业设计</w:t>
            </w:r>
            <w:r>
              <w:rPr>
                <w:rFonts w:eastAsiaTheme="minorEastAsia"/>
                <w:color w:val="000000" w:themeColor="text1"/>
                <w:sz w:val="18"/>
                <w:szCs w:val="18"/>
                <w:highlight w:val="none"/>
              </w:rPr>
              <w:t>(</w:t>
            </w:r>
            <w:r>
              <w:rPr>
                <w:rFonts w:hint="eastAsia" w:eastAsiaTheme="minorEastAsia"/>
                <w:color w:val="000000" w:themeColor="text1"/>
                <w:sz w:val="18"/>
                <w:szCs w:val="18"/>
                <w:highlight w:val="none"/>
              </w:rPr>
              <w:t>论文</w:t>
            </w:r>
            <w:r>
              <w:rPr>
                <w:rFonts w:eastAsiaTheme="minorEastAsia"/>
                <w:color w:val="000000" w:themeColor="text1"/>
                <w:sz w:val="18"/>
                <w:szCs w:val="18"/>
                <w:highlight w:val="none"/>
              </w:rPr>
              <w:t>)</w:t>
            </w:r>
          </w:p>
        </w:tc>
        <w:tc>
          <w:tcPr>
            <w:tcW w:w="1015" w:type="dxa"/>
            <w:vAlign w:val="center"/>
          </w:tcPr>
          <w:p w14:paraId="0328C13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4D88513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019F76DC">
            <w:pPr>
              <w:widowControl/>
              <w:spacing w:line="240" w:lineRule="exact"/>
              <w:jc w:val="center"/>
              <w:rPr>
                <w:rFonts w:eastAsia="黑体"/>
                <w:bCs/>
                <w:color w:val="000000" w:themeColor="text1"/>
                <w:kern w:val="0"/>
                <w:sz w:val="18"/>
                <w:szCs w:val="18"/>
                <w:highlight w:val="none"/>
              </w:rPr>
            </w:pPr>
          </w:p>
        </w:tc>
        <w:tc>
          <w:tcPr>
            <w:tcW w:w="1016" w:type="dxa"/>
            <w:vAlign w:val="center"/>
          </w:tcPr>
          <w:p w14:paraId="5D9F86EC">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4C0803F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2CC1C0D5">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3CF50B11">
            <w:pPr>
              <w:widowControl/>
              <w:spacing w:line="240" w:lineRule="exact"/>
              <w:jc w:val="center"/>
              <w:rPr>
                <w:rFonts w:eastAsia="黑体"/>
                <w:bCs/>
                <w:color w:val="000000" w:themeColor="text1"/>
                <w:kern w:val="0"/>
                <w:sz w:val="18"/>
                <w:szCs w:val="18"/>
                <w:highlight w:val="none"/>
              </w:rPr>
            </w:pPr>
          </w:p>
        </w:tc>
        <w:tc>
          <w:tcPr>
            <w:tcW w:w="1015" w:type="dxa"/>
            <w:vAlign w:val="center"/>
          </w:tcPr>
          <w:p w14:paraId="1FB65F8C">
            <w:pPr>
              <w:widowControl/>
              <w:spacing w:line="240" w:lineRule="exact"/>
              <w:jc w:val="center"/>
              <w:rPr>
                <w:rFonts w:eastAsia="黑体"/>
                <w:bCs/>
                <w:color w:val="000000" w:themeColor="text1"/>
                <w:kern w:val="0"/>
                <w:sz w:val="18"/>
                <w:szCs w:val="18"/>
                <w:highlight w:val="none"/>
              </w:rPr>
            </w:pPr>
          </w:p>
        </w:tc>
        <w:tc>
          <w:tcPr>
            <w:tcW w:w="1015" w:type="dxa"/>
            <w:vAlign w:val="center"/>
          </w:tcPr>
          <w:p w14:paraId="327C459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64859EF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753175E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r>
      <w:tr w14:paraId="7159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32F555B0">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编程与算法</w:t>
            </w:r>
          </w:p>
        </w:tc>
        <w:tc>
          <w:tcPr>
            <w:tcW w:w="1015" w:type="dxa"/>
            <w:vAlign w:val="center"/>
          </w:tcPr>
          <w:p w14:paraId="08E51A1B">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5827372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737AC51A">
            <w:pPr>
              <w:widowControl/>
              <w:spacing w:line="240" w:lineRule="exact"/>
              <w:jc w:val="center"/>
              <w:rPr>
                <w:rFonts w:eastAsia="黑体"/>
                <w:bCs/>
                <w:color w:val="000000" w:themeColor="text1"/>
                <w:kern w:val="0"/>
                <w:sz w:val="18"/>
                <w:szCs w:val="18"/>
                <w:highlight w:val="none"/>
              </w:rPr>
            </w:pPr>
          </w:p>
        </w:tc>
        <w:tc>
          <w:tcPr>
            <w:tcW w:w="1016" w:type="dxa"/>
            <w:vAlign w:val="center"/>
          </w:tcPr>
          <w:p w14:paraId="47E867A9">
            <w:pPr>
              <w:widowControl/>
              <w:spacing w:line="240" w:lineRule="exact"/>
              <w:jc w:val="center"/>
              <w:rPr>
                <w:rFonts w:eastAsia="黑体"/>
                <w:bCs/>
                <w:color w:val="000000" w:themeColor="text1"/>
                <w:kern w:val="0"/>
                <w:sz w:val="18"/>
                <w:szCs w:val="18"/>
                <w:highlight w:val="none"/>
              </w:rPr>
            </w:pPr>
          </w:p>
        </w:tc>
        <w:tc>
          <w:tcPr>
            <w:tcW w:w="1015" w:type="dxa"/>
            <w:vAlign w:val="center"/>
          </w:tcPr>
          <w:p w14:paraId="39DDA9EB">
            <w:pPr>
              <w:widowControl/>
              <w:spacing w:line="240" w:lineRule="exact"/>
              <w:jc w:val="center"/>
              <w:rPr>
                <w:rFonts w:eastAsia="黑体"/>
                <w:bCs/>
                <w:color w:val="000000" w:themeColor="text1"/>
                <w:kern w:val="0"/>
                <w:sz w:val="18"/>
                <w:szCs w:val="18"/>
                <w:highlight w:val="none"/>
              </w:rPr>
            </w:pPr>
          </w:p>
        </w:tc>
        <w:tc>
          <w:tcPr>
            <w:tcW w:w="1015" w:type="dxa"/>
            <w:vAlign w:val="center"/>
          </w:tcPr>
          <w:p w14:paraId="0CDB7983">
            <w:pPr>
              <w:widowControl/>
              <w:spacing w:line="240" w:lineRule="exact"/>
              <w:jc w:val="center"/>
              <w:rPr>
                <w:rFonts w:eastAsia="黑体"/>
                <w:bCs/>
                <w:color w:val="000000" w:themeColor="text1"/>
                <w:kern w:val="0"/>
                <w:sz w:val="18"/>
                <w:szCs w:val="18"/>
                <w:highlight w:val="none"/>
              </w:rPr>
            </w:pPr>
          </w:p>
        </w:tc>
        <w:tc>
          <w:tcPr>
            <w:tcW w:w="1016" w:type="dxa"/>
            <w:vAlign w:val="center"/>
          </w:tcPr>
          <w:p w14:paraId="6A3E049F">
            <w:pPr>
              <w:widowControl/>
              <w:spacing w:line="240" w:lineRule="exact"/>
              <w:jc w:val="center"/>
              <w:rPr>
                <w:rFonts w:eastAsia="黑体"/>
                <w:bCs/>
                <w:color w:val="000000" w:themeColor="text1"/>
                <w:kern w:val="0"/>
                <w:sz w:val="18"/>
                <w:szCs w:val="18"/>
                <w:highlight w:val="none"/>
              </w:rPr>
            </w:pPr>
          </w:p>
        </w:tc>
        <w:tc>
          <w:tcPr>
            <w:tcW w:w="1015" w:type="dxa"/>
            <w:vAlign w:val="center"/>
          </w:tcPr>
          <w:p w14:paraId="684446C3">
            <w:pPr>
              <w:widowControl/>
              <w:spacing w:line="240" w:lineRule="exact"/>
              <w:jc w:val="center"/>
              <w:rPr>
                <w:rFonts w:eastAsia="黑体"/>
                <w:bCs/>
                <w:color w:val="000000" w:themeColor="text1"/>
                <w:kern w:val="0"/>
                <w:sz w:val="18"/>
                <w:szCs w:val="18"/>
                <w:highlight w:val="none"/>
              </w:rPr>
            </w:pPr>
          </w:p>
        </w:tc>
        <w:tc>
          <w:tcPr>
            <w:tcW w:w="1015" w:type="dxa"/>
            <w:vAlign w:val="center"/>
          </w:tcPr>
          <w:p w14:paraId="1E5BA279">
            <w:pPr>
              <w:widowControl/>
              <w:spacing w:line="240" w:lineRule="exact"/>
              <w:jc w:val="center"/>
              <w:rPr>
                <w:rFonts w:eastAsia="黑体"/>
                <w:bCs/>
                <w:color w:val="000000" w:themeColor="text1"/>
                <w:kern w:val="0"/>
                <w:sz w:val="18"/>
                <w:szCs w:val="18"/>
                <w:highlight w:val="none"/>
              </w:rPr>
            </w:pPr>
          </w:p>
        </w:tc>
        <w:tc>
          <w:tcPr>
            <w:tcW w:w="1015" w:type="dxa"/>
            <w:vAlign w:val="center"/>
          </w:tcPr>
          <w:p w14:paraId="3C74CA8F">
            <w:pPr>
              <w:widowControl/>
              <w:spacing w:line="240" w:lineRule="exact"/>
              <w:jc w:val="center"/>
              <w:rPr>
                <w:rFonts w:eastAsia="黑体"/>
                <w:bCs/>
                <w:color w:val="000000" w:themeColor="text1"/>
                <w:kern w:val="0"/>
                <w:sz w:val="18"/>
                <w:szCs w:val="18"/>
                <w:highlight w:val="none"/>
              </w:rPr>
            </w:pPr>
          </w:p>
        </w:tc>
        <w:tc>
          <w:tcPr>
            <w:tcW w:w="1016" w:type="dxa"/>
            <w:vAlign w:val="center"/>
          </w:tcPr>
          <w:p w14:paraId="678B982E">
            <w:pPr>
              <w:widowControl/>
              <w:spacing w:line="240" w:lineRule="exact"/>
              <w:jc w:val="center"/>
              <w:rPr>
                <w:rFonts w:eastAsia="黑体"/>
                <w:bCs/>
                <w:color w:val="000000" w:themeColor="text1"/>
                <w:kern w:val="0"/>
                <w:sz w:val="18"/>
                <w:szCs w:val="18"/>
                <w:highlight w:val="none"/>
              </w:rPr>
            </w:pPr>
          </w:p>
        </w:tc>
      </w:tr>
      <w:tr w14:paraId="6B65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3E9CA2C">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多媒体技术及应用</w:t>
            </w:r>
          </w:p>
        </w:tc>
        <w:tc>
          <w:tcPr>
            <w:tcW w:w="1015" w:type="dxa"/>
            <w:vAlign w:val="center"/>
          </w:tcPr>
          <w:p w14:paraId="5AFDBD0B">
            <w:pPr>
              <w:widowControl/>
              <w:spacing w:line="240" w:lineRule="exact"/>
              <w:jc w:val="center"/>
              <w:rPr>
                <w:rFonts w:eastAsia="黑体"/>
                <w:bCs/>
                <w:color w:val="000000" w:themeColor="text1"/>
                <w:kern w:val="0"/>
                <w:sz w:val="18"/>
                <w:szCs w:val="18"/>
                <w:highlight w:val="none"/>
              </w:rPr>
            </w:pPr>
          </w:p>
        </w:tc>
        <w:tc>
          <w:tcPr>
            <w:tcW w:w="1015" w:type="dxa"/>
            <w:vAlign w:val="center"/>
          </w:tcPr>
          <w:p w14:paraId="534A3EA3">
            <w:pPr>
              <w:widowControl/>
              <w:spacing w:line="240" w:lineRule="exact"/>
              <w:jc w:val="center"/>
              <w:rPr>
                <w:rFonts w:eastAsia="黑体"/>
                <w:bCs/>
                <w:color w:val="000000" w:themeColor="text1"/>
                <w:kern w:val="0"/>
                <w:sz w:val="18"/>
                <w:szCs w:val="18"/>
                <w:highlight w:val="none"/>
              </w:rPr>
            </w:pPr>
          </w:p>
        </w:tc>
        <w:tc>
          <w:tcPr>
            <w:tcW w:w="1015" w:type="dxa"/>
            <w:vAlign w:val="center"/>
          </w:tcPr>
          <w:p w14:paraId="6251E5C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7AE8F914">
            <w:pPr>
              <w:widowControl/>
              <w:spacing w:line="240" w:lineRule="exact"/>
              <w:jc w:val="center"/>
              <w:rPr>
                <w:rFonts w:eastAsia="黑体"/>
                <w:bCs/>
                <w:color w:val="000000" w:themeColor="text1"/>
                <w:kern w:val="0"/>
                <w:sz w:val="18"/>
                <w:szCs w:val="18"/>
                <w:highlight w:val="none"/>
              </w:rPr>
            </w:pPr>
          </w:p>
        </w:tc>
        <w:tc>
          <w:tcPr>
            <w:tcW w:w="1015" w:type="dxa"/>
            <w:vAlign w:val="center"/>
          </w:tcPr>
          <w:p w14:paraId="56A862C9">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C15C8B3">
            <w:pPr>
              <w:widowControl/>
              <w:spacing w:line="240" w:lineRule="exact"/>
              <w:jc w:val="center"/>
              <w:rPr>
                <w:rFonts w:eastAsia="黑体"/>
                <w:bCs/>
                <w:color w:val="000000" w:themeColor="text1"/>
                <w:kern w:val="0"/>
                <w:sz w:val="18"/>
                <w:szCs w:val="18"/>
                <w:highlight w:val="none"/>
              </w:rPr>
            </w:pPr>
          </w:p>
        </w:tc>
        <w:tc>
          <w:tcPr>
            <w:tcW w:w="1016" w:type="dxa"/>
            <w:vAlign w:val="center"/>
          </w:tcPr>
          <w:p w14:paraId="2549BBFC">
            <w:pPr>
              <w:widowControl/>
              <w:spacing w:line="240" w:lineRule="exact"/>
              <w:jc w:val="center"/>
              <w:rPr>
                <w:rFonts w:eastAsia="黑体"/>
                <w:bCs/>
                <w:color w:val="000000" w:themeColor="text1"/>
                <w:kern w:val="0"/>
                <w:sz w:val="18"/>
                <w:szCs w:val="18"/>
                <w:highlight w:val="none"/>
              </w:rPr>
            </w:pPr>
          </w:p>
        </w:tc>
        <w:tc>
          <w:tcPr>
            <w:tcW w:w="1015" w:type="dxa"/>
            <w:vAlign w:val="center"/>
          </w:tcPr>
          <w:p w14:paraId="18BD71CA">
            <w:pPr>
              <w:widowControl/>
              <w:spacing w:line="240" w:lineRule="exact"/>
              <w:jc w:val="center"/>
              <w:rPr>
                <w:rFonts w:eastAsia="黑体"/>
                <w:bCs/>
                <w:color w:val="000000" w:themeColor="text1"/>
                <w:kern w:val="0"/>
                <w:sz w:val="18"/>
                <w:szCs w:val="18"/>
                <w:highlight w:val="none"/>
              </w:rPr>
            </w:pPr>
          </w:p>
        </w:tc>
        <w:tc>
          <w:tcPr>
            <w:tcW w:w="1015" w:type="dxa"/>
            <w:vAlign w:val="center"/>
          </w:tcPr>
          <w:p w14:paraId="36C3118C">
            <w:pPr>
              <w:widowControl/>
              <w:spacing w:line="240" w:lineRule="exact"/>
              <w:jc w:val="center"/>
              <w:rPr>
                <w:rFonts w:eastAsia="黑体"/>
                <w:bCs/>
                <w:color w:val="000000" w:themeColor="text1"/>
                <w:kern w:val="0"/>
                <w:sz w:val="18"/>
                <w:szCs w:val="18"/>
                <w:highlight w:val="none"/>
              </w:rPr>
            </w:pPr>
          </w:p>
        </w:tc>
        <w:tc>
          <w:tcPr>
            <w:tcW w:w="1015" w:type="dxa"/>
            <w:vAlign w:val="center"/>
          </w:tcPr>
          <w:p w14:paraId="7485066A">
            <w:pPr>
              <w:widowControl/>
              <w:spacing w:line="240" w:lineRule="exact"/>
              <w:jc w:val="center"/>
              <w:rPr>
                <w:rFonts w:eastAsia="黑体"/>
                <w:bCs/>
                <w:color w:val="000000" w:themeColor="text1"/>
                <w:kern w:val="0"/>
                <w:sz w:val="18"/>
                <w:szCs w:val="18"/>
                <w:highlight w:val="none"/>
              </w:rPr>
            </w:pPr>
          </w:p>
        </w:tc>
        <w:tc>
          <w:tcPr>
            <w:tcW w:w="1016" w:type="dxa"/>
            <w:vAlign w:val="center"/>
          </w:tcPr>
          <w:p w14:paraId="2E54198E">
            <w:pPr>
              <w:widowControl/>
              <w:spacing w:line="240" w:lineRule="exact"/>
              <w:jc w:val="center"/>
              <w:rPr>
                <w:rFonts w:eastAsia="黑体"/>
                <w:bCs/>
                <w:color w:val="000000" w:themeColor="text1"/>
                <w:kern w:val="0"/>
                <w:sz w:val="18"/>
                <w:szCs w:val="18"/>
                <w:highlight w:val="none"/>
              </w:rPr>
            </w:pPr>
          </w:p>
        </w:tc>
      </w:tr>
      <w:tr w14:paraId="34F0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206DB8BE">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人机交互技术</w:t>
            </w:r>
          </w:p>
        </w:tc>
        <w:tc>
          <w:tcPr>
            <w:tcW w:w="1015" w:type="dxa"/>
            <w:vAlign w:val="center"/>
          </w:tcPr>
          <w:p w14:paraId="2C5520F9">
            <w:pPr>
              <w:widowControl/>
              <w:spacing w:line="240" w:lineRule="exact"/>
              <w:jc w:val="center"/>
              <w:rPr>
                <w:rFonts w:eastAsia="黑体"/>
                <w:bCs/>
                <w:color w:val="000000" w:themeColor="text1"/>
                <w:kern w:val="0"/>
                <w:sz w:val="18"/>
                <w:szCs w:val="18"/>
                <w:highlight w:val="none"/>
              </w:rPr>
            </w:pPr>
          </w:p>
        </w:tc>
        <w:tc>
          <w:tcPr>
            <w:tcW w:w="1015" w:type="dxa"/>
            <w:vAlign w:val="center"/>
          </w:tcPr>
          <w:p w14:paraId="58DEC307">
            <w:pPr>
              <w:widowControl/>
              <w:spacing w:line="240" w:lineRule="exact"/>
              <w:jc w:val="center"/>
              <w:rPr>
                <w:rFonts w:eastAsia="黑体"/>
                <w:bCs/>
                <w:color w:val="000000" w:themeColor="text1"/>
                <w:kern w:val="0"/>
                <w:sz w:val="18"/>
                <w:szCs w:val="18"/>
                <w:highlight w:val="none"/>
              </w:rPr>
            </w:pPr>
          </w:p>
        </w:tc>
        <w:tc>
          <w:tcPr>
            <w:tcW w:w="1015" w:type="dxa"/>
            <w:vAlign w:val="center"/>
          </w:tcPr>
          <w:p w14:paraId="74ECC3D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3A215F2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2D4C2B6B">
            <w:pPr>
              <w:widowControl/>
              <w:spacing w:line="240" w:lineRule="exact"/>
              <w:jc w:val="center"/>
              <w:rPr>
                <w:rFonts w:eastAsia="黑体"/>
                <w:bCs/>
                <w:color w:val="000000" w:themeColor="text1"/>
                <w:kern w:val="0"/>
                <w:sz w:val="18"/>
                <w:szCs w:val="18"/>
                <w:highlight w:val="none"/>
              </w:rPr>
            </w:pPr>
          </w:p>
        </w:tc>
        <w:tc>
          <w:tcPr>
            <w:tcW w:w="1015" w:type="dxa"/>
            <w:vAlign w:val="center"/>
          </w:tcPr>
          <w:p w14:paraId="44800A3A">
            <w:pPr>
              <w:widowControl/>
              <w:spacing w:line="240" w:lineRule="exact"/>
              <w:jc w:val="center"/>
              <w:rPr>
                <w:rFonts w:eastAsia="黑体"/>
                <w:bCs/>
                <w:color w:val="000000" w:themeColor="text1"/>
                <w:kern w:val="0"/>
                <w:sz w:val="18"/>
                <w:szCs w:val="18"/>
                <w:highlight w:val="none"/>
              </w:rPr>
            </w:pPr>
          </w:p>
        </w:tc>
        <w:tc>
          <w:tcPr>
            <w:tcW w:w="1016" w:type="dxa"/>
            <w:vAlign w:val="center"/>
          </w:tcPr>
          <w:p w14:paraId="6491BAAF">
            <w:pPr>
              <w:widowControl/>
              <w:spacing w:line="240" w:lineRule="exact"/>
              <w:jc w:val="center"/>
              <w:rPr>
                <w:rFonts w:eastAsia="黑体"/>
                <w:bCs/>
                <w:color w:val="000000" w:themeColor="text1"/>
                <w:kern w:val="0"/>
                <w:sz w:val="18"/>
                <w:szCs w:val="18"/>
                <w:highlight w:val="none"/>
              </w:rPr>
            </w:pPr>
          </w:p>
        </w:tc>
        <w:tc>
          <w:tcPr>
            <w:tcW w:w="1015" w:type="dxa"/>
            <w:vAlign w:val="center"/>
          </w:tcPr>
          <w:p w14:paraId="45B3B419">
            <w:pPr>
              <w:widowControl/>
              <w:spacing w:line="240" w:lineRule="exact"/>
              <w:jc w:val="center"/>
              <w:rPr>
                <w:rFonts w:eastAsia="黑体"/>
                <w:bCs/>
                <w:color w:val="000000" w:themeColor="text1"/>
                <w:kern w:val="0"/>
                <w:sz w:val="18"/>
                <w:szCs w:val="18"/>
                <w:highlight w:val="none"/>
              </w:rPr>
            </w:pPr>
          </w:p>
        </w:tc>
        <w:tc>
          <w:tcPr>
            <w:tcW w:w="1015" w:type="dxa"/>
            <w:vAlign w:val="center"/>
          </w:tcPr>
          <w:p w14:paraId="1A110BD6">
            <w:pPr>
              <w:widowControl/>
              <w:spacing w:line="240" w:lineRule="exact"/>
              <w:jc w:val="center"/>
              <w:rPr>
                <w:rFonts w:eastAsia="黑体"/>
                <w:bCs/>
                <w:color w:val="000000" w:themeColor="text1"/>
                <w:kern w:val="0"/>
                <w:sz w:val="18"/>
                <w:szCs w:val="18"/>
                <w:highlight w:val="none"/>
              </w:rPr>
            </w:pPr>
          </w:p>
        </w:tc>
        <w:tc>
          <w:tcPr>
            <w:tcW w:w="1015" w:type="dxa"/>
            <w:vAlign w:val="center"/>
          </w:tcPr>
          <w:p w14:paraId="1AFFC1AC">
            <w:pPr>
              <w:widowControl/>
              <w:spacing w:line="240" w:lineRule="exact"/>
              <w:jc w:val="center"/>
              <w:rPr>
                <w:rFonts w:eastAsia="黑体"/>
                <w:bCs/>
                <w:color w:val="000000" w:themeColor="text1"/>
                <w:kern w:val="0"/>
                <w:sz w:val="18"/>
                <w:szCs w:val="18"/>
                <w:highlight w:val="none"/>
              </w:rPr>
            </w:pPr>
          </w:p>
        </w:tc>
        <w:tc>
          <w:tcPr>
            <w:tcW w:w="1016" w:type="dxa"/>
            <w:vAlign w:val="center"/>
          </w:tcPr>
          <w:p w14:paraId="60B5AE69">
            <w:pPr>
              <w:widowControl/>
              <w:spacing w:line="240" w:lineRule="exact"/>
              <w:jc w:val="center"/>
              <w:rPr>
                <w:rFonts w:eastAsia="黑体"/>
                <w:bCs/>
                <w:color w:val="000000" w:themeColor="text1"/>
                <w:kern w:val="0"/>
                <w:sz w:val="18"/>
                <w:szCs w:val="18"/>
                <w:highlight w:val="none"/>
              </w:rPr>
            </w:pPr>
          </w:p>
        </w:tc>
      </w:tr>
      <w:tr w14:paraId="7017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DD4A08A">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工业信息化技术</w:t>
            </w:r>
          </w:p>
        </w:tc>
        <w:tc>
          <w:tcPr>
            <w:tcW w:w="1015" w:type="dxa"/>
            <w:vAlign w:val="center"/>
          </w:tcPr>
          <w:p w14:paraId="111FCB57">
            <w:pPr>
              <w:widowControl/>
              <w:spacing w:line="240" w:lineRule="exact"/>
              <w:jc w:val="center"/>
              <w:rPr>
                <w:rFonts w:eastAsia="黑体"/>
                <w:bCs/>
                <w:color w:val="000000" w:themeColor="text1"/>
                <w:kern w:val="0"/>
                <w:sz w:val="18"/>
                <w:szCs w:val="18"/>
                <w:highlight w:val="none"/>
              </w:rPr>
            </w:pPr>
          </w:p>
        </w:tc>
        <w:tc>
          <w:tcPr>
            <w:tcW w:w="1015" w:type="dxa"/>
            <w:vAlign w:val="center"/>
          </w:tcPr>
          <w:p w14:paraId="0BC8902A">
            <w:pPr>
              <w:widowControl/>
              <w:spacing w:line="240" w:lineRule="exact"/>
              <w:jc w:val="center"/>
              <w:rPr>
                <w:rFonts w:eastAsia="黑体"/>
                <w:bCs/>
                <w:color w:val="000000" w:themeColor="text1"/>
                <w:kern w:val="0"/>
                <w:sz w:val="18"/>
                <w:szCs w:val="18"/>
                <w:highlight w:val="none"/>
              </w:rPr>
            </w:pPr>
          </w:p>
        </w:tc>
        <w:tc>
          <w:tcPr>
            <w:tcW w:w="1015" w:type="dxa"/>
            <w:vAlign w:val="center"/>
          </w:tcPr>
          <w:p w14:paraId="284F60A5">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6" w:type="dxa"/>
            <w:vAlign w:val="center"/>
          </w:tcPr>
          <w:p w14:paraId="083B5510">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673B065A">
            <w:pPr>
              <w:widowControl/>
              <w:spacing w:line="240" w:lineRule="exact"/>
              <w:jc w:val="center"/>
              <w:rPr>
                <w:rFonts w:eastAsia="黑体"/>
                <w:bCs/>
                <w:color w:val="000000" w:themeColor="text1"/>
                <w:kern w:val="0"/>
                <w:sz w:val="18"/>
                <w:szCs w:val="18"/>
                <w:highlight w:val="none"/>
              </w:rPr>
            </w:pPr>
          </w:p>
        </w:tc>
        <w:tc>
          <w:tcPr>
            <w:tcW w:w="1015" w:type="dxa"/>
            <w:vAlign w:val="center"/>
          </w:tcPr>
          <w:p w14:paraId="6B90CAFE">
            <w:pPr>
              <w:widowControl/>
              <w:spacing w:line="240" w:lineRule="exact"/>
              <w:jc w:val="center"/>
              <w:rPr>
                <w:rFonts w:eastAsia="黑体"/>
                <w:bCs/>
                <w:color w:val="000000" w:themeColor="text1"/>
                <w:kern w:val="0"/>
                <w:sz w:val="18"/>
                <w:szCs w:val="18"/>
                <w:highlight w:val="none"/>
              </w:rPr>
            </w:pPr>
          </w:p>
        </w:tc>
        <w:tc>
          <w:tcPr>
            <w:tcW w:w="1016" w:type="dxa"/>
            <w:vAlign w:val="center"/>
          </w:tcPr>
          <w:p w14:paraId="43DA5F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2B95DD99">
            <w:pPr>
              <w:widowControl/>
              <w:spacing w:line="240" w:lineRule="exact"/>
              <w:jc w:val="center"/>
              <w:rPr>
                <w:rFonts w:eastAsia="黑体"/>
                <w:bCs/>
                <w:color w:val="000000" w:themeColor="text1"/>
                <w:kern w:val="0"/>
                <w:sz w:val="18"/>
                <w:szCs w:val="18"/>
                <w:highlight w:val="none"/>
              </w:rPr>
            </w:pPr>
          </w:p>
        </w:tc>
        <w:tc>
          <w:tcPr>
            <w:tcW w:w="1015" w:type="dxa"/>
            <w:vAlign w:val="center"/>
          </w:tcPr>
          <w:p w14:paraId="2F62F752">
            <w:pPr>
              <w:widowControl/>
              <w:spacing w:line="240" w:lineRule="exact"/>
              <w:jc w:val="center"/>
              <w:rPr>
                <w:rFonts w:eastAsia="黑体"/>
                <w:bCs/>
                <w:color w:val="000000" w:themeColor="text1"/>
                <w:kern w:val="0"/>
                <w:sz w:val="18"/>
                <w:szCs w:val="18"/>
                <w:highlight w:val="none"/>
              </w:rPr>
            </w:pPr>
          </w:p>
        </w:tc>
        <w:tc>
          <w:tcPr>
            <w:tcW w:w="1015" w:type="dxa"/>
            <w:vAlign w:val="center"/>
          </w:tcPr>
          <w:p w14:paraId="02B6DC3C">
            <w:pPr>
              <w:widowControl/>
              <w:spacing w:line="240" w:lineRule="exact"/>
              <w:jc w:val="center"/>
              <w:rPr>
                <w:rFonts w:eastAsia="黑体"/>
                <w:bCs/>
                <w:color w:val="000000" w:themeColor="text1"/>
                <w:kern w:val="0"/>
                <w:sz w:val="18"/>
                <w:szCs w:val="18"/>
                <w:highlight w:val="none"/>
              </w:rPr>
            </w:pPr>
          </w:p>
        </w:tc>
        <w:tc>
          <w:tcPr>
            <w:tcW w:w="1016" w:type="dxa"/>
            <w:vAlign w:val="center"/>
          </w:tcPr>
          <w:p w14:paraId="3C2B9C4D">
            <w:pPr>
              <w:widowControl/>
              <w:spacing w:line="240" w:lineRule="exact"/>
              <w:jc w:val="center"/>
              <w:rPr>
                <w:rFonts w:eastAsia="黑体"/>
                <w:bCs/>
                <w:color w:val="000000" w:themeColor="text1"/>
                <w:kern w:val="0"/>
                <w:sz w:val="18"/>
                <w:szCs w:val="18"/>
                <w:highlight w:val="none"/>
              </w:rPr>
            </w:pPr>
          </w:p>
        </w:tc>
      </w:tr>
      <w:tr w14:paraId="2813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2D66D42">
            <w:pPr>
              <w:widowControl/>
              <w:spacing w:line="240" w:lineRule="exact"/>
              <w:jc w:val="left"/>
              <w:rPr>
                <w:rFonts w:eastAsiaTheme="minorEastAsia"/>
                <w:sz w:val="18"/>
                <w:szCs w:val="18"/>
                <w:highlight w:val="none"/>
              </w:rPr>
            </w:pPr>
            <w:r>
              <w:rPr>
                <w:rFonts w:hint="eastAsia" w:eastAsiaTheme="minorEastAsia"/>
                <w:sz w:val="18"/>
                <w:szCs w:val="18"/>
                <w:highlight w:val="none"/>
              </w:rPr>
              <w:t>人工神经网络与机器学习</w:t>
            </w:r>
            <w:r>
              <w:rPr>
                <w:rFonts w:eastAsiaTheme="minorEastAsia"/>
                <w:sz w:val="18"/>
                <w:szCs w:val="18"/>
                <w:highlight w:val="none"/>
              </w:rPr>
              <w:t xml:space="preserve"> </w:t>
            </w:r>
          </w:p>
        </w:tc>
        <w:tc>
          <w:tcPr>
            <w:tcW w:w="1015" w:type="dxa"/>
            <w:vAlign w:val="center"/>
          </w:tcPr>
          <w:p w14:paraId="572A63B4">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M</w:t>
            </w:r>
          </w:p>
        </w:tc>
        <w:tc>
          <w:tcPr>
            <w:tcW w:w="1015" w:type="dxa"/>
            <w:vAlign w:val="center"/>
          </w:tcPr>
          <w:p w14:paraId="103FCB5B">
            <w:pPr>
              <w:widowControl/>
              <w:spacing w:line="240" w:lineRule="exact"/>
              <w:jc w:val="center"/>
              <w:rPr>
                <w:rFonts w:eastAsia="黑体"/>
                <w:bCs/>
                <w:color w:val="000000" w:themeColor="text1"/>
                <w:kern w:val="0"/>
                <w:sz w:val="18"/>
                <w:szCs w:val="18"/>
                <w:highlight w:val="none"/>
              </w:rPr>
            </w:pPr>
          </w:p>
        </w:tc>
        <w:tc>
          <w:tcPr>
            <w:tcW w:w="1015" w:type="dxa"/>
            <w:vAlign w:val="center"/>
          </w:tcPr>
          <w:p w14:paraId="7A69292A">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M</w:t>
            </w:r>
          </w:p>
        </w:tc>
        <w:tc>
          <w:tcPr>
            <w:tcW w:w="1016" w:type="dxa"/>
            <w:vAlign w:val="center"/>
          </w:tcPr>
          <w:p w14:paraId="2F5D188F">
            <w:pPr>
              <w:widowControl/>
              <w:spacing w:line="240" w:lineRule="exact"/>
              <w:jc w:val="center"/>
              <w:rPr>
                <w:rFonts w:eastAsia="黑体"/>
                <w:bCs/>
                <w:color w:val="000000" w:themeColor="text1"/>
                <w:kern w:val="0"/>
                <w:sz w:val="18"/>
                <w:szCs w:val="18"/>
                <w:highlight w:val="none"/>
              </w:rPr>
            </w:pPr>
          </w:p>
        </w:tc>
        <w:tc>
          <w:tcPr>
            <w:tcW w:w="1015" w:type="dxa"/>
            <w:vAlign w:val="center"/>
          </w:tcPr>
          <w:p w14:paraId="2183F9CC">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H</w:t>
            </w:r>
          </w:p>
        </w:tc>
        <w:tc>
          <w:tcPr>
            <w:tcW w:w="1015" w:type="dxa"/>
            <w:vAlign w:val="center"/>
          </w:tcPr>
          <w:p w14:paraId="206F48FC">
            <w:pPr>
              <w:widowControl/>
              <w:spacing w:line="240" w:lineRule="exact"/>
              <w:jc w:val="center"/>
              <w:rPr>
                <w:rFonts w:eastAsia="黑体"/>
                <w:bCs/>
                <w:color w:val="000000" w:themeColor="text1"/>
                <w:kern w:val="0"/>
                <w:sz w:val="18"/>
                <w:szCs w:val="18"/>
                <w:highlight w:val="none"/>
              </w:rPr>
            </w:pPr>
          </w:p>
        </w:tc>
        <w:tc>
          <w:tcPr>
            <w:tcW w:w="1016" w:type="dxa"/>
            <w:vAlign w:val="center"/>
          </w:tcPr>
          <w:p w14:paraId="613BFA53">
            <w:pPr>
              <w:widowControl/>
              <w:spacing w:line="240" w:lineRule="exact"/>
              <w:jc w:val="center"/>
              <w:rPr>
                <w:rFonts w:eastAsia="黑体"/>
                <w:bCs/>
                <w:color w:val="000000" w:themeColor="text1"/>
                <w:kern w:val="0"/>
                <w:sz w:val="18"/>
                <w:szCs w:val="18"/>
                <w:highlight w:val="none"/>
              </w:rPr>
            </w:pPr>
          </w:p>
        </w:tc>
        <w:tc>
          <w:tcPr>
            <w:tcW w:w="1015" w:type="dxa"/>
            <w:vAlign w:val="center"/>
          </w:tcPr>
          <w:p w14:paraId="54FF1B17">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L</w:t>
            </w:r>
          </w:p>
        </w:tc>
        <w:tc>
          <w:tcPr>
            <w:tcW w:w="1015" w:type="dxa"/>
            <w:vAlign w:val="center"/>
          </w:tcPr>
          <w:p w14:paraId="59BF327F">
            <w:pPr>
              <w:widowControl/>
              <w:spacing w:line="240" w:lineRule="exact"/>
              <w:jc w:val="center"/>
              <w:rPr>
                <w:rFonts w:eastAsia="黑体"/>
                <w:bCs/>
                <w:color w:val="000000" w:themeColor="text1"/>
                <w:kern w:val="0"/>
                <w:sz w:val="18"/>
                <w:szCs w:val="18"/>
                <w:highlight w:val="none"/>
              </w:rPr>
            </w:pPr>
          </w:p>
        </w:tc>
        <w:tc>
          <w:tcPr>
            <w:tcW w:w="1015" w:type="dxa"/>
            <w:vAlign w:val="center"/>
          </w:tcPr>
          <w:p w14:paraId="1701169E">
            <w:pPr>
              <w:widowControl/>
              <w:spacing w:line="240" w:lineRule="exact"/>
              <w:jc w:val="center"/>
              <w:rPr>
                <w:rFonts w:eastAsia="黑体"/>
                <w:bCs/>
                <w:color w:val="000000" w:themeColor="text1"/>
                <w:kern w:val="0"/>
                <w:sz w:val="18"/>
                <w:szCs w:val="18"/>
                <w:highlight w:val="none"/>
              </w:rPr>
            </w:pPr>
          </w:p>
        </w:tc>
        <w:tc>
          <w:tcPr>
            <w:tcW w:w="1016" w:type="dxa"/>
            <w:vAlign w:val="center"/>
          </w:tcPr>
          <w:p w14:paraId="1FCD7521">
            <w:pPr>
              <w:widowControl/>
              <w:spacing w:line="240" w:lineRule="exact"/>
              <w:jc w:val="center"/>
              <w:rPr>
                <w:rFonts w:eastAsia="黑体"/>
                <w:bCs/>
                <w:color w:val="000000" w:themeColor="text1"/>
                <w:kern w:val="0"/>
                <w:sz w:val="18"/>
                <w:szCs w:val="18"/>
                <w:highlight w:val="none"/>
              </w:rPr>
            </w:pPr>
          </w:p>
        </w:tc>
      </w:tr>
      <w:tr w14:paraId="5C71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05F04448">
            <w:pPr>
              <w:widowControl/>
              <w:spacing w:line="240" w:lineRule="exact"/>
              <w:jc w:val="left"/>
              <w:rPr>
                <w:rFonts w:eastAsiaTheme="minorEastAsia"/>
                <w:sz w:val="18"/>
                <w:szCs w:val="18"/>
                <w:highlight w:val="none"/>
              </w:rPr>
            </w:pPr>
            <w:r>
              <w:rPr>
                <w:rFonts w:hint="eastAsia" w:eastAsiaTheme="minorEastAsia"/>
                <w:sz w:val="18"/>
                <w:szCs w:val="18"/>
                <w:highlight w:val="none"/>
              </w:rPr>
              <w:t>计算机网络工程</w:t>
            </w:r>
          </w:p>
        </w:tc>
        <w:tc>
          <w:tcPr>
            <w:tcW w:w="1015" w:type="dxa"/>
            <w:vAlign w:val="center"/>
          </w:tcPr>
          <w:p w14:paraId="6D782232">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4C4C02A">
            <w:pPr>
              <w:widowControl/>
              <w:spacing w:line="240" w:lineRule="exact"/>
              <w:jc w:val="center"/>
              <w:rPr>
                <w:rFonts w:eastAsia="黑体"/>
                <w:bCs/>
                <w:color w:val="000000" w:themeColor="text1"/>
                <w:kern w:val="0"/>
                <w:sz w:val="18"/>
                <w:szCs w:val="18"/>
                <w:highlight w:val="none"/>
              </w:rPr>
            </w:pPr>
          </w:p>
        </w:tc>
        <w:tc>
          <w:tcPr>
            <w:tcW w:w="1015" w:type="dxa"/>
            <w:vAlign w:val="center"/>
          </w:tcPr>
          <w:p w14:paraId="7B0CE99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396A39FF">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B3FB418">
            <w:pPr>
              <w:widowControl/>
              <w:spacing w:line="240" w:lineRule="exact"/>
              <w:jc w:val="center"/>
              <w:rPr>
                <w:rFonts w:eastAsia="黑体"/>
                <w:bCs/>
                <w:color w:val="000000" w:themeColor="text1"/>
                <w:kern w:val="0"/>
                <w:sz w:val="18"/>
                <w:szCs w:val="18"/>
                <w:highlight w:val="none"/>
              </w:rPr>
            </w:pPr>
          </w:p>
        </w:tc>
        <w:tc>
          <w:tcPr>
            <w:tcW w:w="1015" w:type="dxa"/>
            <w:vAlign w:val="center"/>
          </w:tcPr>
          <w:p w14:paraId="53074A2B">
            <w:pPr>
              <w:widowControl/>
              <w:spacing w:line="240" w:lineRule="exact"/>
              <w:jc w:val="center"/>
              <w:rPr>
                <w:rFonts w:eastAsia="黑体"/>
                <w:bCs/>
                <w:color w:val="000000" w:themeColor="text1"/>
                <w:kern w:val="0"/>
                <w:sz w:val="18"/>
                <w:szCs w:val="18"/>
                <w:highlight w:val="none"/>
              </w:rPr>
            </w:pPr>
          </w:p>
        </w:tc>
        <w:tc>
          <w:tcPr>
            <w:tcW w:w="1016" w:type="dxa"/>
            <w:vAlign w:val="center"/>
          </w:tcPr>
          <w:p w14:paraId="4F18B7F1">
            <w:pPr>
              <w:widowControl/>
              <w:spacing w:line="240" w:lineRule="exact"/>
              <w:jc w:val="center"/>
              <w:rPr>
                <w:rFonts w:eastAsia="黑体"/>
                <w:bCs/>
                <w:color w:val="000000" w:themeColor="text1"/>
                <w:kern w:val="0"/>
                <w:sz w:val="18"/>
                <w:szCs w:val="18"/>
                <w:highlight w:val="none"/>
              </w:rPr>
            </w:pPr>
          </w:p>
        </w:tc>
        <w:tc>
          <w:tcPr>
            <w:tcW w:w="1015" w:type="dxa"/>
            <w:vAlign w:val="center"/>
          </w:tcPr>
          <w:p w14:paraId="02556FB2">
            <w:pPr>
              <w:widowControl/>
              <w:spacing w:line="240" w:lineRule="exact"/>
              <w:jc w:val="center"/>
              <w:rPr>
                <w:rFonts w:eastAsia="黑体"/>
                <w:bCs/>
                <w:color w:val="000000" w:themeColor="text1"/>
                <w:kern w:val="0"/>
                <w:sz w:val="18"/>
                <w:szCs w:val="18"/>
                <w:highlight w:val="none"/>
              </w:rPr>
            </w:pPr>
          </w:p>
        </w:tc>
        <w:tc>
          <w:tcPr>
            <w:tcW w:w="1015" w:type="dxa"/>
            <w:vAlign w:val="center"/>
          </w:tcPr>
          <w:p w14:paraId="22AABCA8">
            <w:pPr>
              <w:widowControl/>
              <w:spacing w:line="240" w:lineRule="exact"/>
              <w:jc w:val="center"/>
              <w:rPr>
                <w:rFonts w:eastAsia="黑体"/>
                <w:bCs/>
                <w:color w:val="000000" w:themeColor="text1"/>
                <w:kern w:val="0"/>
                <w:sz w:val="18"/>
                <w:szCs w:val="18"/>
                <w:highlight w:val="none"/>
              </w:rPr>
            </w:pPr>
          </w:p>
        </w:tc>
        <w:tc>
          <w:tcPr>
            <w:tcW w:w="1015" w:type="dxa"/>
            <w:vAlign w:val="center"/>
          </w:tcPr>
          <w:p w14:paraId="0B144D55">
            <w:pPr>
              <w:widowControl/>
              <w:spacing w:line="240" w:lineRule="exact"/>
              <w:jc w:val="center"/>
              <w:rPr>
                <w:rFonts w:eastAsia="黑体"/>
                <w:bCs/>
                <w:color w:val="000000" w:themeColor="text1"/>
                <w:kern w:val="0"/>
                <w:sz w:val="18"/>
                <w:szCs w:val="18"/>
                <w:highlight w:val="none"/>
              </w:rPr>
            </w:pPr>
          </w:p>
        </w:tc>
        <w:tc>
          <w:tcPr>
            <w:tcW w:w="1016" w:type="dxa"/>
            <w:vAlign w:val="center"/>
          </w:tcPr>
          <w:p w14:paraId="24E76742">
            <w:pPr>
              <w:widowControl/>
              <w:spacing w:line="240" w:lineRule="exact"/>
              <w:jc w:val="center"/>
              <w:rPr>
                <w:rFonts w:eastAsia="黑体"/>
                <w:bCs/>
                <w:color w:val="000000" w:themeColor="text1"/>
                <w:kern w:val="0"/>
                <w:sz w:val="18"/>
                <w:szCs w:val="18"/>
                <w:highlight w:val="none"/>
              </w:rPr>
            </w:pPr>
          </w:p>
        </w:tc>
      </w:tr>
      <w:tr w14:paraId="5B1F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A7FDF62">
            <w:pPr>
              <w:widowControl/>
              <w:spacing w:line="240" w:lineRule="exact"/>
              <w:jc w:val="left"/>
              <w:rPr>
                <w:rFonts w:eastAsiaTheme="minorEastAsia"/>
                <w:sz w:val="18"/>
                <w:szCs w:val="18"/>
                <w:highlight w:val="none"/>
              </w:rPr>
            </w:pPr>
            <w:r>
              <w:rPr>
                <w:rFonts w:hint="eastAsia" w:eastAsiaTheme="minorEastAsia"/>
                <w:sz w:val="18"/>
                <w:szCs w:val="18"/>
                <w:highlight w:val="none"/>
              </w:rPr>
              <w:t>综合创新实践（毕业实习）</w:t>
            </w:r>
          </w:p>
        </w:tc>
        <w:tc>
          <w:tcPr>
            <w:tcW w:w="1015" w:type="dxa"/>
            <w:vAlign w:val="center"/>
          </w:tcPr>
          <w:p w14:paraId="16A99CB4">
            <w:pPr>
              <w:widowControl/>
              <w:spacing w:line="240" w:lineRule="exact"/>
              <w:jc w:val="center"/>
              <w:rPr>
                <w:rFonts w:eastAsia="黑体"/>
                <w:bCs/>
                <w:color w:val="000000" w:themeColor="text1"/>
                <w:kern w:val="0"/>
                <w:sz w:val="18"/>
                <w:szCs w:val="18"/>
                <w:highlight w:val="none"/>
              </w:rPr>
            </w:pPr>
          </w:p>
        </w:tc>
        <w:tc>
          <w:tcPr>
            <w:tcW w:w="1015" w:type="dxa"/>
            <w:vAlign w:val="center"/>
          </w:tcPr>
          <w:p w14:paraId="03ED60AA">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H</w:t>
            </w:r>
          </w:p>
        </w:tc>
        <w:tc>
          <w:tcPr>
            <w:tcW w:w="1015" w:type="dxa"/>
            <w:vAlign w:val="center"/>
          </w:tcPr>
          <w:p w14:paraId="44A200DF">
            <w:pPr>
              <w:widowControl/>
              <w:spacing w:line="240" w:lineRule="exact"/>
              <w:jc w:val="center"/>
              <w:rPr>
                <w:rFonts w:eastAsia="黑体"/>
                <w:bCs/>
                <w:color w:val="000000" w:themeColor="text1"/>
                <w:kern w:val="0"/>
                <w:sz w:val="18"/>
                <w:szCs w:val="18"/>
                <w:highlight w:val="none"/>
              </w:rPr>
            </w:pPr>
          </w:p>
        </w:tc>
        <w:tc>
          <w:tcPr>
            <w:tcW w:w="1016" w:type="dxa"/>
            <w:vAlign w:val="center"/>
          </w:tcPr>
          <w:p w14:paraId="16083DCF">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M</w:t>
            </w:r>
          </w:p>
        </w:tc>
        <w:tc>
          <w:tcPr>
            <w:tcW w:w="1015" w:type="dxa"/>
            <w:vAlign w:val="center"/>
          </w:tcPr>
          <w:p w14:paraId="5537FD06">
            <w:pPr>
              <w:widowControl/>
              <w:spacing w:line="240" w:lineRule="exact"/>
              <w:jc w:val="center"/>
              <w:rPr>
                <w:rFonts w:eastAsia="黑体"/>
                <w:bCs/>
                <w:color w:val="000000" w:themeColor="text1"/>
                <w:kern w:val="0"/>
                <w:sz w:val="18"/>
                <w:szCs w:val="18"/>
                <w:highlight w:val="none"/>
              </w:rPr>
            </w:pPr>
          </w:p>
        </w:tc>
        <w:tc>
          <w:tcPr>
            <w:tcW w:w="1015" w:type="dxa"/>
            <w:vAlign w:val="center"/>
          </w:tcPr>
          <w:p w14:paraId="175E70E1">
            <w:pPr>
              <w:widowControl/>
              <w:spacing w:line="240" w:lineRule="exact"/>
              <w:jc w:val="center"/>
              <w:rPr>
                <w:rFonts w:eastAsia="黑体"/>
                <w:bCs/>
                <w:color w:val="000000" w:themeColor="text1"/>
                <w:kern w:val="0"/>
                <w:sz w:val="18"/>
                <w:szCs w:val="18"/>
                <w:highlight w:val="none"/>
              </w:rPr>
            </w:pPr>
          </w:p>
        </w:tc>
        <w:tc>
          <w:tcPr>
            <w:tcW w:w="1016" w:type="dxa"/>
            <w:vAlign w:val="center"/>
          </w:tcPr>
          <w:p w14:paraId="79F925FC">
            <w:pPr>
              <w:widowControl/>
              <w:spacing w:line="240" w:lineRule="exact"/>
              <w:jc w:val="center"/>
              <w:rPr>
                <w:rFonts w:eastAsia="黑体"/>
                <w:bCs/>
                <w:color w:val="000000" w:themeColor="text1"/>
                <w:kern w:val="0"/>
                <w:sz w:val="18"/>
                <w:szCs w:val="18"/>
                <w:highlight w:val="none"/>
              </w:rPr>
            </w:pPr>
          </w:p>
        </w:tc>
        <w:tc>
          <w:tcPr>
            <w:tcW w:w="1015" w:type="dxa"/>
            <w:vAlign w:val="center"/>
          </w:tcPr>
          <w:p w14:paraId="663339B1">
            <w:pPr>
              <w:widowControl/>
              <w:spacing w:line="240" w:lineRule="exact"/>
              <w:jc w:val="center"/>
              <w:rPr>
                <w:rFonts w:eastAsia="黑体"/>
                <w:bCs/>
                <w:color w:val="000000" w:themeColor="text1"/>
                <w:kern w:val="0"/>
                <w:sz w:val="18"/>
                <w:szCs w:val="18"/>
                <w:highlight w:val="none"/>
              </w:rPr>
            </w:pPr>
          </w:p>
        </w:tc>
        <w:tc>
          <w:tcPr>
            <w:tcW w:w="1015" w:type="dxa"/>
            <w:vAlign w:val="center"/>
          </w:tcPr>
          <w:p w14:paraId="563932F6">
            <w:pPr>
              <w:widowControl/>
              <w:spacing w:line="240" w:lineRule="exact"/>
              <w:jc w:val="center"/>
              <w:rPr>
                <w:rFonts w:eastAsia="黑体"/>
                <w:bCs/>
                <w:color w:val="000000" w:themeColor="text1"/>
                <w:kern w:val="0"/>
                <w:sz w:val="18"/>
                <w:szCs w:val="18"/>
                <w:highlight w:val="none"/>
              </w:rPr>
            </w:pPr>
          </w:p>
        </w:tc>
        <w:tc>
          <w:tcPr>
            <w:tcW w:w="1015" w:type="dxa"/>
            <w:vAlign w:val="center"/>
          </w:tcPr>
          <w:p w14:paraId="6B64E447">
            <w:pPr>
              <w:widowControl/>
              <w:spacing w:line="240" w:lineRule="exact"/>
              <w:jc w:val="center"/>
              <w:rPr>
                <w:rFonts w:eastAsia="黑体"/>
                <w:bCs/>
                <w:color w:val="000000" w:themeColor="text1"/>
                <w:kern w:val="0"/>
                <w:sz w:val="18"/>
                <w:szCs w:val="18"/>
                <w:highlight w:val="none"/>
              </w:rPr>
            </w:pPr>
          </w:p>
        </w:tc>
        <w:tc>
          <w:tcPr>
            <w:tcW w:w="1016" w:type="dxa"/>
            <w:vAlign w:val="center"/>
          </w:tcPr>
          <w:p w14:paraId="18965AA0">
            <w:pPr>
              <w:widowControl/>
              <w:spacing w:line="240" w:lineRule="exact"/>
              <w:jc w:val="center"/>
              <w:rPr>
                <w:rFonts w:eastAsia="黑体"/>
                <w:bCs/>
                <w:color w:val="000000" w:themeColor="text1"/>
                <w:kern w:val="0"/>
                <w:sz w:val="18"/>
                <w:szCs w:val="18"/>
                <w:highlight w:val="none"/>
              </w:rPr>
            </w:pPr>
          </w:p>
        </w:tc>
      </w:tr>
      <w:tr w14:paraId="733C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101C1D1">
            <w:pPr>
              <w:widowControl/>
              <w:spacing w:line="240" w:lineRule="exact"/>
              <w:jc w:val="left"/>
              <w:rPr>
                <w:rFonts w:eastAsiaTheme="minorEastAsia"/>
                <w:sz w:val="18"/>
                <w:szCs w:val="18"/>
                <w:highlight w:val="none"/>
              </w:rPr>
            </w:pPr>
            <w:r>
              <w:rPr>
                <w:rFonts w:hint="eastAsia"/>
                <w:color w:val="000000"/>
                <w:sz w:val="18"/>
                <w:szCs w:val="18"/>
                <w:highlight w:val="none"/>
              </w:rPr>
              <w:t>工程项目管理</w:t>
            </w:r>
          </w:p>
        </w:tc>
        <w:tc>
          <w:tcPr>
            <w:tcW w:w="1015" w:type="dxa"/>
            <w:vAlign w:val="center"/>
          </w:tcPr>
          <w:p w14:paraId="1B7565FD">
            <w:pPr>
              <w:widowControl/>
              <w:spacing w:line="240" w:lineRule="exact"/>
              <w:jc w:val="center"/>
              <w:rPr>
                <w:rFonts w:eastAsia="黑体"/>
                <w:bCs/>
                <w:color w:val="000000" w:themeColor="text1"/>
                <w:kern w:val="0"/>
                <w:sz w:val="18"/>
                <w:szCs w:val="18"/>
                <w:highlight w:val="none"/>
              </w:rPr>
            </w:pPr>
          </w:p>
        </w:tc>
        <w:tc>
          <w:tcPr>
            <w:tcW w:w="1015" w:type="dxa"/>
            <w:vAlign w:val="center"/>
          </w:tcPr>
          <w:p w14:paraId="01D66671">
            <w:pPr>
              <w:widowControl/>
              <w:spacing w:line="240" w:lineRule="exact"/>
              <w:jc w:val="center"/>
              <w:rPr>
                <w:rFonts w:eastAsia="黑体"/>
                <w:bCs/>
                <w:color w:val="000000"/>
                <w:kern w:val="0"/>
                <w:sz w:val="18"/>
                <w:szCs w:val="18"/>
                <w:highlight w:val="none"/>
              </w:rPr>
            </w:pPr>
          </w:p>
        </w:tc>
        <w:tc>
          <w:tcPr>
            <w:tcW w:w="1015" w:type="dxa"/>
            <w:vAlign w:val="center"/>
          </w:tcPr>
          <w:p w14:paraId="1924B420">
            <w:pPr>
              <w:widowControl/>
              <w:spacing w:line="240" w:lineRule="exact"/>
              <w:jc w:val="center"/>
              <w:rPr>
                <w:rFonts w:eastAsia="黑体"/>
                <w:bCs/>
                <w:color w:val="000000" w:themeColor="text1"/>
                <w:kern w:val="0"/>
                <w:sz w:val="18"/>
                <w:szCs w:val="18"/>
                <w:highlight w:val="none"/>
              </w:rPr>
            </w:pPr>
          </w:p>
        </w:tc>
        <w:tc>
          <w:tcPr>
            <w:tcW w:w="1016" w:type="dxa"/>
            <w:vAlign w:val="center"/>
          </w:tcPr>
          <w:p w14:paraId="301EF683">
            <w:pPr>
              <w:widowControl/>
              <w:spacing w:line="240" w:lineRule="exact"/>
              <w:jc w:val="center"/>
              <w:rPr>
                <w:rFonts w:eastAsia="黑体"/>
                <w:bCs/>
                <w:color w:val="000000"/>
                <w:kern w:val="0"/>
                <w:sz w:val="18"/>
                <w:szCs w:val="18"/>
                <w:highlight w:val="none"/>
              </w:rPr>
            </w:pPr>
          </w:p>
        </w:tc>
        <w:tc>
          <w:tcPr>
            <w:tcW w:w="1015" w:type="dxa"/>
            <w:vAlign w:val="center"/>
          </w:tcPr>
          <w:p w14:paraId="2EE3C3A0">
            <w:pPr>
              <w:widowControl/>
              <w:spacing w:line="240" w:lineRule="exact"/>
              <w:jc w:val="center"/>
              <w:rPr>
                <w:rFonts w:eastAsia="黑体"/>
                <w:bCs/>
                <w:color w:val="000000" w:themeColor="text1"/>
                <w:kern w:val="0"/>
                <w:sz w:val="18"/>
                <w:szCs w:val="18"/>
                <w:highlight w:val="none"/>
              </w:rPr>
            </w:pPr>
          </w:p>
        </w:tc>
        <w:tc>
          <w:tcPr>
            <w:tcW w:w="1015" w:type="dxa"/>
            <w:vAlign w:val="center"/>
          </w:tcPr>
          <w:p w14:paraId="7F764C7D">
            <w:pPr>
              <w:widowControl/>
              <w:spacing w:line="240" w:lineRule="exact"/>
              <w:jc w:val="center"/>
              <w:rPr>
                <w:rFonts w:eastAsia="黑体"/>
                <w:bCs/>
                <w:color w:val="000000" w:themeColor="text1"/>
                <w:kern w:val="0"/>
                <w:sz w:val="18"/>
                <w:szCs w:val="18"/>
                <w:highlight w:val="none"/>
              </w:rPr>
            </w:pPr>
          </w:p>
        </w:tc>
        <w:tc>
          <w:tcPr>
            <w:tcW w:w="1016" w:type="dxa"/>
            <w:vAlign w:val="center"/>
          </w:tcPr>
          <w:p w14:paraId="60693FE4">
            <w:pPr>
              <w:widowControl/>
              <w:spacing w:line="240" w:lineRule="exact"/>
              <w:jc w:val="center"/>
              <w:rPr>
                <w:rFonts w:eastAsia="黑体"/>
                <w:bCs/>
                <w:color w:val="000000" w:themeColor="text1"/>
                <w:kern w:val="0"/>
                <w:sz w:val="18"/>
                <w:szCs w:val="18"/>
                <w:highlight w:val="none"/>
              </w:rPr>
            </w:pPr>
          </w:p>
        </w:tc>
        <w:tc>
          <w:tcPr>
            <w:tcW w:w="1015" w:type="dxa"/>
            <w:vAlign w:val="center"/>
          </w:tcPr>
          <w:p w14:paraId="40C502DE">
            <w:pPr>
              <w:widowControl/>
              <w:spacing w:line="240" w:lineRule="exact"/>
              <w:jc w:val="center"/>
              <w:rPr>
                <w:rFonts w:eastAsia="黑体"/>
                <w:bCs/>
                <w:color w:val="000000" w:themeColor="text1"/>
                <w:kern w:val="0"/>
                <w:sz w:val="18"/>
                <w:szCs w:val="18"/>
                <w:highlight w:val="none"/>
              </w:rPr>
            </w:pPr>
          </w:p>
        </w:tc>
        <w:tc>
          <w:tcPr>
            <w:tcW w:w="1015" w:type="dxa"/>
            <w:vAlign w:val="center"/>
          </w:tcPr>
          <w:p w14:paraId="610BCDD9">
            <w:pPr>
              <w:widowControl/>
              <w:spacing w:line="240" w:lineRule="exact"/>
              <w:jc w:val="center"/>
              <w:rPr>
                <w:rFonts w:eastAsia="黑体"/>
                <w:bCs/>
                <w:color w:val="000000" w:themeColor="text1"/>
                <w:kern w:val="0"/>
                <w:sz w:val="18"/>
                <w:szCs w:val="18"/>
                <w:highlight w:val="none"/>
              </w:rPr>
            </w:pPr>
          </w:p>
        </w:tc>
        <w:tc>
          <w:tcPr>
            <w:tcW w:w="1015" w:type="dxa"/>
            <w:vAlign w:val="center"/>
          </w:tcPr>
          <w:p w14:paraId="1CE4D773">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122A138C">
            <w:pPr>
              <w:widowControl/>
              <w:spacing w:line="240" w:lineRule="exact"/>
              <w:jc w:val="center"/>
              <w:rPr>
                <w:rFonts w:eastAsia="黑体"/>
                <w:bCs/>
                <w:color w:val="000000" w:themeColor="text1"/>
                <w:kern w:val="0"/>
                <w:sz w:val="18"/>
                <w:szCs w:val="18"/>
                <w:highlight w:val="none"/>
              </w:rPr>
            </w:pPr>
          </w:p>
        </w:tc>
      </w:tr>
      <w:tr w14:paraId="5E72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802E159">
            <w:pPr>
              <w:widowControl/>
              <w:spacing w:line="240" w:lineRule="exact"/>
              <w:jc w:val="left"/>
              <w:rPr>
                <w:rFonts w:eastAsiaTheme="minorEastAsia"/>
                <w:sz w:val="18"/>
                <w:szCs w:val="18"/>
                <w:highlight w:val="none"/>
              </w:rPr>
            </w:pPr>
            <w:r>
              <w:rPr>
                <w:rFonts w:hint="eastAsia" w:eastAsiaTheme="minorEastAsia"/>
                <w:sz w:val="18"/>
                <w:szCs w:val="18"/>
                <w:highlight w:val="none"/>
              </w:rPr>
              <w:t>计算机图像处理</w:t>
            </w:r>
          </w:p>
        </w:tc>
        <w:tc>
          <w:tcPr>
            <w:tcW w:w="1015" w:type="dxa"/>
            <w:vAlign w:val="center"/>
          </w:tcPr>
          <w:p w14:paraId="218C1017">
            <w:pPr>
              <w:widowControl/>
              <w:spacing w:line="240" w:lineRule="exact"/>
              <w:jc w:val="center"/>
              <w:rPr>
                <w:rFonts w:eastAsia="黑体"/>
                <w:bCs/>
                <w:color w:val="000000" w:themeColor="text1"/>
                <w:kern w:val="0"/>
                <w:sz w:val="18"/>
                <w:szCs w:val="18"/>
                <w:highlight w:val="none"/>
              </w:rPr>
            </w:pPr>
          </w:p>
        </w:tc>
        <w:tc>
          <w:tcPr>
            <w:tcW w:w="1015" w:type="dxa"/>
            <w:vAlign w:val="center"/>
          </w:tcPr>
          <w:p w14:paraId="1552067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5" w:type="dxa"/>
            <w:vAlign w:val="center"/>
          </w:tcPr>
          <w:p w14:paraId="06CEE158">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16" w:type="dxa"/>
            <w:vAlign w:val="center"/>
          </w:tcPr>
          <w:p w14:paraId="49A7A5D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3F91FDC6">
            <w:pPr>
              <w:widowControl/>
              <w:spacing w:line="240" w:lineRule="exact"/>
              <w:jc w:val="center"/>
              <w:rPr>
                <w:rFonts w:eastAsia="黑体"/>
                <w:bCs/>
                <w:color w:val="000000" w:themeColor="text1"/>
                <w:kern w:val="0"/>
                <w:sz w:val="18"/>
                <w:szCs w:val="18"/>
                <w:highlight w:val="none"/>
              </w:rPr>
            </w:pPr>
          </w:p>
        </w:tc>
        <w:tc>
          <w:tcPr>
            <w:tcW w:w="1015" w:type="dxa"/>
            <w:vAlign w:val="center"/>
          </w:tcPr>
          <w:p w14:paraId="46713621">
            <w:pPr>
              <w:widowControl/>
              <w:spacing w:line="240" w:lineRule="exact"/>
              <w:jc w:val="center"/>
              <w:rPr>
                <w:rFonts w:eastAsia="黑体"/>
                <w:bCs/>
                <w:color w:val="000000" w:themeColor="text1"/>
                <w:kern w:val="0"/>
                <w:sz w:val="18"/>
                <w:szCs w:val="18"/>
                <w:highlight w:val="none"/>
              </w:rPr>
            </w:pPr>
          </w:p>
        </w:tc>
        <w:tc>
          <w:tcPr>
            <w:tcW w:w="1016" w:type="dxa"/>
            <w:vAlign w:val="center"/>
          </w:tcPr>
          <w:p w14:paraId="0838BC57">
            <w:pPr>
              <w:widowControl/>
              <w:spacing w:line="240" w:lineRule="exact"/>
              <w:jc w:val="center"/>
              <w:rPr>
                <w:rFonts w:eastAsia="黑体"/>
                <w:bCs/>
                <w:color w:val="000000" w:themeColor="text1"/>
                <w:kern w:val="0"/>
                <w:sz w:val="18"/>
                <w:szCs w:val="18"/>
                <w:highlight w:val="none"/>
              </w:rPr>
            </w:pPr>
          </w:p>
        </w:tc>
        <w:tc>
          <w:tcPr>
            <w:tcW w:w="1015" w:type="dxa"/>
            <w:vAlign w:val="center"/>
          </w:tcPr>
          <w:p w14:paraId="039E07D0">
            <w:pPr>
              <w:widowControl/>
              <w:spacing w:line="240" w:lineRule="exact"/>
              <w:jc w:val="center"/>
              <w:rPr>
                <w:rFonts w:eastAsia="黑体"/>
                <w:bCs/>
                <w:color w:val="000000" w:themeColor="text1"/>
                <w:kern w:val="0"/>
                <w:sz w:val="18"/>
                <w:szCs w:val="18"/>
                <w:highlight w:val="none"/>
              </w:rPr>
            </w:pPr>
          </w:p>
        </w:tc>
        <w:tc>
          <w:tcPr>
            <w:tcW w:w="1015" w:type="dxa"/>
            <w:vAlign w:val="center"/>
          </w:tcPr>
          <w:p w14:paraId="609E5E7F">
            <w:pPr>
              <w:widowControl/>
              <w:spacing w:line="240" w:lineRule="exact"/>
              <w:jc w:val="center"/>
              <w:rPr>
                <w:rFonts w:eastAsia="黑体"/>
                <w:bCs/>
                <w:color w:val="000000" w:themeColor="text1"/>
                <w:kern w:val="0"/>
                <w:sz w:val="18"/>
                <w:szCs w:val="18"/>
                <w:highlight w:val="none"/>
              </w:rPr>
            </w:pPr>
          </w:p>
        </w:tc>
        <w:tc>
          <w:tcPr>
            <w:tcW w:w="1015" w:type="dxa"/>
            <w:vAlign w:val="center"/>
          </w:tcPr>
          <w:p w14:paraId="369C2739">
            <w:pPr>
              <w:widowControl/>
              <w:spacing w:line="240" w:lineRule="exact"/>
              <w:jc w:val="center"/>
              <w:rPr>
                <w:rFonts w:eastAsia="黑体"/>
                <w:bCs/>
                <w:color w:val="000000" w:themeColor="text1"/>
                <w:kern w:val="0"/>
                <w:sz w:val="18"/>
                <w:szCs w:val="18"/>
                <w:highlight w:val="none"/>
              </w:rPr>
            </w:pPr>
          </w:p>
        </w:tc>
        <w:tc>
          <w:tcPr>
            <w:tcW w:w="1016" w:type="dxa"/>
            <w:vAlign w:val="center"/>
          </w:tcPr>
          <w:p w14:paraId="1F997D91">
            <w:pPr>
              <w:widowControl/>
              <w:spacing w:line="240" w:lineRule="exact"/>
              <w:jc w:val="center"/>
              <w:rPr>
                <w:rFonts w:eastAsia="黑体"/>
                <w:bCs/>
                <w:color w:val="000000" w:themeColor="text1"/>
                <w:kern w:val="0"/>
                <w:sz w:val="18"/>
                <w:szCs w:val="18"/>
                <w:highlight w:val="none"/>
              </w:rPr>
            </w:pPr>
          </w:p>
        </w:tc>
      </w:tr>
      <w:tr w14:paraId="484D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77D15809">
            <w:pPr>
              <w:widowControl/>
              <w:spacing w:line="240" w:lineRule="exact"/>
              <w:jc w:val="left"/>
              <w:rPr>
                <w:rFonts w:eastAsiaTheme="minorEastAsia"/>
                <w:sz w:val="18"/>
                <w:szCs w:val="18"/>
                <w:highlight w:val="none"/>
              </w:rPr>
            </w:pPr>
            <w:r>
              <w:rPr>
                <w:rFonts w:hint="eastAsia" w:eastAsiaTheme="minorEastAsia"/>
                <w:sz w:val="18"/>
                <w:szCs w:val="18"/>
                <w:highlight w:val="none"/>
              </w:rPr>
              <w:t>深度学习应用技术</w:t>
            </w:r>
          </w:p>
        </w:tc>
        <w:tc>
          <w:tcPr>
            <w:tcW w:w="1015" w:type="dxa"/>
            <w:vAlign w:val="center"/>
          </w:tcPr>
          <w:p w14:paraId="352B38AC">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M</w:t>
            </w:r>
          </w:p>
        </w:tc>
        <w:tc>
          <w:tcPr>
            <w:tcW w:w="1015" w:type="dxa"/>
            <w:vAlign w:val="center"/>
          </w:tcPr>
          <w:p w14:paraId="5629EB6F">
            <w:pPr>
              <w:widowControl/>
              <w:spacing w:line="240" w:lineRule="exact"/>
              <w:jc w:val="center"/>
              <w:rPr>
                <w:rFonts w:eastAsia="黑体"/>
                <w:bCs/>
                <w:color w:val="000000" w:themeColor="text1"/>
                <w:kern w:val="0"/>
                <w:sz w:val="18"/>
                <w:szCs w:val="18"/>
                <w:highlight w:val="none"/>
              </w:rPr>
            </w:pPr>
          </w:p>
        </w:tc>
        <w:tc>
          <w:tcPr>
            <w:tcW w:w="1015" w:type="dxa"/>
            <w:vAlign w:val="center"/>
          </w:tcPr>
          <w:p w14:paraId="2139F012">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M</w:t>
            </w:r>
          </w:p>
        </w:tc>
        <w:tc>
          <w:tcPr>
            <w:tcW w:w="1016" w:type="dxa"/>
            <w:vAlign w:val="center"/>
          </w:tcPr>
          <w:p w14:paraId="46BBA7D9">
            <w:pPr>
              <w:widowControl/>
              <w:spacing w:line="240" w:lineRule="exact"/>
              <w:jc w:val="center"/>
              <w:rPr>
                <w:rFonts w:eastAsia="黑体"/>
                <w:bCs/>
                <w:color w:val="000000" w:themeColor="text1"/>
                <w:kern w:val="0"/>
                <w:sz w:val="18"/>
                <w:szCs w:val="18"/>
                <w:highlight w:val="none"/>
              </w:rPr>
            </w:pPr>
          </w:p>
        </w:tc>
        <w:tc>
          <w:tcPr>
            <w:tcW w:w="1015" w:type="dxa"/>
            <w:vAlign w:val="center"/>
          </w:tcPr>
          <w:p w14:paraId="28230A59">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H</w:t>
            </w:r>
          </w:p>
        </w:tc>
        <w:tc>
          <w:tcPr>
            <w:tcW w:w="1015" w:type="dxa"/>
            <w:vAlign w:val="center"/>
          </w:tcPr>
          <w:p w14:paraId="417E4796">
            <w:pPr>
              <w:widowControl/>
              <w:spacing w:line="240" w:lineRule="exact"/>
              <w:jc w:val="center"/>
              <w:rPr>
                <w:rFonts w:eastAsia="黑体"/>
                <w:bCs/>
                <w:color w:val="000000" w:themeColor="text1"/>
                <w:kern w:val="0"/>
                <w:sz w:val="18"/>
                <w:szCs w:val="18"/>
                <w:highlight w:val="none"/>
              </w:rPr>
            </w:pPr>
          </w:p>
        </w:tc>
        <w:tc>
          <w:tcPr>
            <w:tcW w:w="1016" w:type="dxa"/>
            <w:vAlign w:val="center"/>
          </w:tcPr>
          <w:p w14:paraId="24DD9DC9">
            <w:pPr>
              <w:widowControl/>
              <w:spacing w:line="240" w:lineRule="exact"/>
              <w:jc w:val="center"/>
              <w:rPr>
                <w:rFonts w:eastAsia="黑体"/>
                <w:bCs/>
                <w:color w:val="000000" w:themeColor="text1"/>
                <w:kern w:val="0"/>
                <w:sz w:val="18"/>
                <w:szCs w:val="18"/>
                <w:highlight w:val="none"/>
              </w:rPr>
            </w:pPr>
          </w:p>
        </w:tc>
        <w:tc>
          <w:tcPr>
            <w:tcW w:w="1015" w:type="dxa"/>
            <w:vAlign w:val="center"/>
          </w:tcPr>
          <w:p w14:paraId="64FAFA70">
            <w:pPr>
              <w:widowControl/>
              <w:spacing w:line="240" w:lineRule="exact"/>
              <w:jc w:val="center"/>
              <w:rPr>
                <w:rFonts w:eastAsia="黑体"/>
                <w:bCs/>
                <w:color w:val="000000" w:themeColor="text1"/>
                <w:kern w:val="0"/>
                <w:sz w:val="18"/>
                <w:szCs w:val="18"/>
                <w:highlight w:val="none"/>
              </w:rPr>
            </w:pPr>
            <w:r>
              <w:rPr>
                <w:rFonts w:eastAsia="黑体"/>
                <w:bCs/>
                <w:color w:val="000000"/>
                <w:kern w:val="0"/>
                <w:sz w:val="18"/>
                <w:szCs w:val="18"/>
                <w:highlight w:val="none"/>
              </w:rPr>
              <w:t>L</w:t>
            </w:r>
          </w:p>
        </w:tc>
        <w:tc>
          <w:tcPr>
            <w:tcW w:w="1015" w:type="dxa"/>
            <w:vAlign w:val="center"/>
          </w:tcPr>
          <w:p w14:paraId="0B669367">
            <w:pPr>
              <w:widowControl/>
              <w:spacing w:line="240" w:lineRule="exact"/>
              <w:jc w:val="center"/>
              <w:rPr>
                <w:rFonts w:eastAsia="黑体"/>
                <w:bCs/>
                <w:color w:val="000000" w:themeColor="text1"/>
                <w:kern w:val="0"/>
                <w:sz w:val="18"/>
                <w:szCs w:val="18"/>
                <w:highlight w:val="none"/>
              </w:rPr>
            </w:pPr>
          </w:p>
        </w:tc>
        <w:tc>
          <w:tcPr>
            <w:tcW w:w="1015" w:type="dxa"/>
            <w:vAlign w:val="center"/>
          </w:tcPr>
          <w:p w14:paraId="79317B6E">
            <w:pPr>
              <w:widowControl/>
              <w:spacing w:line="240" w:lineRule="exact"/>
              <w:jc w:val="center"/>
              <w:rPr>
                <w:rFonts w:eastAsia="黑体"/>
                <w:bCs/>
                <w:color w:val="000000" w:themeColor="text1"/>
                <w:kern w:val="0"/>
                <w:sz w:val="18"/>
                <w:szCs w:val="18"/>
                <w:highlight w:val="none"/>
              </w:rPr>
            </w:pPr>
          </w:p>
        </w:tc>
        <w:tc>
          <w:tcPr>
            <w:tcW w:w="1016" w:type="dxa"/>
            <w:vAlign w:val="center"/>
          </w:tcPr>
          <w:p w14:paraId="7A5920D2">
            <w:pPr>
              <w:widowControl/>
              <w:spacing w:line="240" w:lineRule="exact"/>
              <w:jc w:val="center"/>
              <w:rPr>
                <w:rFonts w:eastAsia="黑体"/>
                <w:bCs/>
                <w:color w:val="000000" w:themeColor="text1"/>
                <w:kern w:val="0"/>
                <w:sz w:val="18"/>
                <w:szCs w:val="18"/>
                <w:highlight w:val="none"/>
              </w:rPr>
            </w:pPr>
          </w:p>
        </w:tc>
      </w:tr>
      <w:tr w14:paraId="5A96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4F193DE2">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物联网概论</w:t>
            </w:r>
          </w:p>
        </w:tc>
        <w:tc>
          <w:tcPr>
            <w:tcW w:w="1015" w:type="dxa"/>
            <w:vAlign w:val="center"/>
          </w:tcPr>
          <w:p w14:paraId="1667F134">
            <w:pPr>
              <w:widowControl/>
              <w:spacing w:line="240" w:lineRule="exact"/>
              <w:jc w:val="center"/>
              <w:rPr>
                <w:rFonts w:eastAsia="黑体"/>
                <w:bCs/>
                <w:color w:val="000000" w:themeColor="text1"/>
                <w:kern w:val="0"/>
                <w:sz w:val="18"/>
                <w:szCs w:val="18"/>
                <w:highlight w:val="none"/>
              </w:rPr>
            </w:pPr>
          </w:p>
        </w:tc>
        <w:tc>
          <w:tcPr>
            <w:tcW w:w="1015" w:type="dxa"/>
            <w:vAlign w:val="center"/>
          </w:tcPr>
          <w:p w14:paraId="2C9D1329">
            <w:pPr>
              <w:widowControl/>
              <w:spacing w:line="240" w:lineRule="exact"/>
              <w:jc w:val="center"/>
              <w:rPr>
                <w:rFonts w:eastAsia="黑体"/>
                <w:bCs/>
                <w:color w:val="000000" w:themeColor="text1"/>
                <w:kern w:val="0"/>
                <w:sz w:val="18"/>
                <w:szCs w:val="18"/>
                <w:highlight w:val="none"/>
              </w:rPr>
            </w:pPr>
          </w:p>
        </w:tc>
        <w:tc>
          <w:tcPr>
            <w:tcW w:w="1015" w:type="dxa"/>
            <w:vAlign w:val="center"/>
          </w:tcPr>
          <w:p w14:paraId="20F4D95F">
            <w:pPr>
              <w:widowControl/>
              <w:spacing w:line="240" w:lineRule="exact"/>
              <w:jc w:val="center"/>
              <w:rPr>
                <w:rFonts w:eastAsia="黑体"/>
                <w:bCs/>
                <w:color w:val="000000" w:themeColor="text1"/>
                <w:kern w:val="0"/>
                <w:sz w:val="18"/>
                <w:szCs w:val="18"/>
                <w:highlight w:val="none"/>
              </w:rPr>
            </w:pPr>
          </w:p>
        </w:tc>
        <w:tc>
          <w:tcPr>
            <w:tcW w:w="1016" w:type="dxa"/>
            <w:vAlign w:val="center"/>
          </w:tcPr>
          <w:p w14:paraId="6C43E44E">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039A7987">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543A2879">
            <w:pPr>
              <w:widowControl/>
              <w:spacing w:line="240" w:lineRule="exact"/>
              <w:jc w:val="center"/>
              <w:rPr>
                <w:rFonts w:eastAsia="黑体"/>
                <w:bCs/>
                <w:color w:val="000000" w:themeColor="text1"/>
                <w:kern w:val="0"/>
                <w:sz w:val="18"/>
                <w:szCs w:val="18"/>
                <w:highlight w:val="none"/>
              </w:rPr>
            </w:pPr>
          </w:p>
        </w:tc>
        <w:tc>
          <w:tcPr>
            <w:tcW w:w="1016" w:type="dxa"/>
            <w:vAlign w:val="center"/>
          </w:tcPr>
          <w:p w14:paraId="70A9947C">
            <w:pPr>
              <w:widowControl/>
              <w:spacing w:line="240" w:lineRule="exact"/>
              <w:jc w:val="center"/>
              <w:rPr>
                <w:rFonts w:eastAsia="黑体"/>
                <w:bCs/>
                <w:color w:val="000000" w:themeColor="text1"/>
                <w:kern w:val="0"/>
                <w:sz w:val="18"/>
                <w:szCs w:val="18"/>
                <w:highlight w:val="none"/>
              </w:rPr>
            </w:pPr>
          </w:p>
        </w:tc>
        <w:tc>
          <w:tcPr>
            <w:tcW w:w="1015" w:type="dxa"/>
            <w:vAlign w:val="center"/>
          </w:tcPr>
          <w:p w14:paraId="34B25E1F">
            <w:pPr>
              <w:widowControl/>
              <w:spacing w:line="240" w:lineRule="exact"/>
              <w:jc w:val="center"/>
              <w:rPr>
                <w:rFonts w:eastAsia="黑体"/>
                <w:bCs/>
                <w:color w:val="000000" w:themeColor="text1"/>
                <w:kern w:val="0"/>
                <w:sz w:val="18"/>
                <w:szCs w:val="18"/>
                <w:highlight w:val="none"/>
              </w:rPr>
            </w:pPr>
          </w:p>
        </w:tc>
        <w:tc>
          <w:tcPr>
            <w:tcW w:w="1015" w:type="dxa"/>
            <w:vAlign w:val="center"/>
          </w:tcPr>
          <w:p w14:paraId="39D1A10E">
            <w:pPr>
              <w:widowControl/>
              <w:spacing w:line="240" w:lineRule="exact"/>
              <w:jc w:val="center"/>
              <w:rPr>
                <w:rFonts w:eastAsia="黑体"/>
                <w:bCs/>
                <w:color w:val="000000" w:themeColor="text1"/>
                <w:kern w:val="0"/>
                <w:sz w:val="18"/>
                <w:szCs w:val="18"/>
                <w:highlight w:val="none"/>
              </w:rPr>
            </w:pPr>
          </w:p>
        </w:tc>
        <w:tc>
          <w:tcPr>
            <w:tcW w:w="1015" w:type="dxa"/>
            <w:vAlign w:val="center"/>
          </w:tcPr>
          <w:p w14:paraId="3A1C6F1A">
            <w:pPr>
              <w:widowControl/>
              <w:spacing w:line="240" w:lineRule="exact"/>
              <w:jc w:val="center"/>
              <w:rPr>
                <w:rFonts w:eastAsia="黑体"/>
                <w:bCs/>
                <w:color w:val="000000" w:themeColor="text1"/>
                <w:kern w:val="0"/>
                <w:sz w:val="18"/>
                <w:szCs w:val="18"/>
                <w:highlight w:val="none"/>
              </w:rPr>
            </w:pPr>
          </w:p>
        </w:tc>
        <w:tc>
          <w:tcPr>
            <w:tcW w:w="1016" w:type="dxa"/>
            <w:vAlign w:val="center"/>
          </w:tcPr>
          <w:p w14:paraId="6FDF0A31">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r>
      <w:tr w14:paraId="214A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053" w:type="dxa"/>
            <w:vAlign w:val="center"/>
          </w:tcPr>
          <w:p w14:paraId="683C2125">
            <w:pPr>
              <w:widowControl/>
              <w:spacing w:line="240" w:lineRule="exact"/>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移动互联网</w:t>
            </w:r>
          </w:p>
        </w:tc>
        <w:tc>
          <w:tcPr>
            <w:tcW w:w="1015" w:type="dxa"/>
            <w:vAlign w:val="center"/>
          </w:tcPr>
          <w:p w14:paraId="65D088DE">
            <w:pPr>
              <w:widowControl/>
              <w:spacing w:line="240" w:lineRule="exact"/>
              <w:jc w:val="center"/>
              <w:rPr>
                <w:rFonts w:eastAsia="黑体"/>
                <w:bCs/>
                <w:color w:val="000000" w:themeColor="text1"/>
                <w:kern w:val="0"/>
                <w:sz w:val="18"/>
                <w:szCs w:val="18"/>
                <w:highlight w:val="none"/>
              </w:rPr>
            </w:pPr>
          </w:p>
        </w:tc>
        <w:tc>
          <w:tcPr>
            <w:tcW w:w="1015" w:type="dxa"/>
            <w:vAlign w:val="center"/>
          </w:tcPr>
          <w:p w14:paraId="0C1F933B">
            <w:pPr>
              <w:widowControl/>
              <w:spacing w:line="240" w:lineRule="exact"/>
              <w:jc w:val="center"/>
              <w:rPr>
                <w:rFonts w:eastAsia="黑体"/>
                <w:bCs/>
                <w:color w:val="000000" w:themeColor="text1"/>
                <w:kern w:val="0"/>
                <w:sz w:val="18"/>
                <w:szCs w:val="18"/>
                <w:highlight w:val="none"/>
              </w:rPr>
            </w:pPr>
          </w:p>
        </w:tc>
        <w:tc>
          <w:tcPr>
            <w:tcW w:w="1015" w:type="dxa"/>
            <w:vAlign w:val="center"/>
          </w:tcPr>
          <w:p w14:paraId="325FE519">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16" w:type="dxa"/>
            <w:vAlign w:val="center"/>
          </w:tcPr>
          <w:p w14:paraId="23E4BF6F">
            <w:pPr>
              <w:widowControl/>
              <w:spacing w:line="240" w:lineRule="exact"/>
              <w:jc w:val="center"/>
              <w:rPr>
                <w:rFonts w:eastAsia="黑体"/>
                <w:bCs/>
                <w:color w:val="000000" w:themeColor="text1"/>
                <w:kern w:val="0"/>
                <w:sz w:val="18"/>
                <w:szCs w:val="18"/>
                <w:highlight w:val="none"/>
              </w:rPr>
            </w:pPr>
          </w:p>
        </w:tc>
        <w:tc>
          <w:tcPr>
            <w:tcW w:w="1015" w:type="dxa"/>
            <w:vAlign w:val="center"/>
          </w:tcPr>
          <w:p w14:paraId="1990C684">
            <w:pPr>
              <w:widowControl/>
              <w:spacing w:line="240" w:lineRule="exact"/>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15" w:type="dxa"/>
            <w:vAlign w:val="center"/>
          </w:tcPr>
          <w:p w14:paraId="779AFDE2">
            <w:pPr>
              <w:widowControl/>
              <w:spacing w:line="240" w:lineRule="exact"/>
              <w:jc w:val="center"/>
              <w:rPr>
                <w:rFonts w:eastAsia="黑体"/>
                <w:bCs/>
                <w:color w:val="000000" w:themeColor="text1"/>
                <w:kern w:val="0"/>
                <w:sz w:val="18"/>
                <w:szCs w:val="18"/>
                <w:highlight w:val="none"/>
              </w:rPr>
            </w:pPr>
          </w:p>
        </w:tc>
        <w:tc>
          <w:tcPr>
            <w:tcW w:w="1016" w:type="dxa"/>
            <w:vAlign w:val="center"/>
          </w:tcPr>
          <w:p w14:paraId="2EE554B6">
            <w:pPr>
              <w:widowControl/>
              <w:spacing w:line="240" w:lineRule="exact"/>
              <w:jc w:val="center"/>
              <w:rPr>
                <w:rFonts w:eastAsia="黑体"/>
                <w:bCs/>
                <w:color w:val="000000" w:themeColor="text1"/>
                <w:kern w:val="0"/>
                <w:sz w:val="18"/>
                <w:szCs w:val="18"/>
                <w:highlight w:val="none"/>
              </w:rPr>
            </w:pPr>
          </w:p>
        </w:tc>
        <w:tc>
          <w:tcPr>
            <w:tcW w:w="1015" w:type="dxa"/>
            <w:vAlign w:val="center"/>
          </w:tcPr>
          <w:p w14:paraId="2EEF9DAA">
            <w:pPr>
              <w:widowControl/>
              <w:spacing w:line="240" w:lineRule="exact"/>
              <w:jc w:val="center"/>
              <w:rPr>
                <w:rFonts w:eastAsia="黑体"/>
                <w:bCs/>
                <w:color w:val="000000" w:themeColor="text1"/>
                <w:kern w:val="0"/>
                <w:sz w:val="18"/>
                <w:szCs w:val="18"/>
                <w:highlight w:val="none"/>
              </w:rPr>
            </w:pPr>
          </w:p>
        </w:tc>
        <w:tc>
          <w:tcPr>
            <w:tcW w:w="1015" w:type="dxa"/>
            <w:vAlign w:val="center"/>
          </w:tcPr>
          <w:p w14:paraId="39804A8A">
            <w:pPr>
              <w:widowControl/>
              <w:spacing w:line="240" w:lineRule="exact"/>
              <w:jc w:val="center"/>
              <w:rPr>
                <w:rFonts w:eastAsia="黑体"/>
                <w:bCs/>
                <w:color w:val="000000" w:themeColor="text1"/>
                <w:kern w:val="0"/>
                <w:sz w:val="18"/>
                <w:szCs w:val="18"/>
                <w:highlight w:val="none"/>
              </w:rPr>
            </w:pPr>
          </w:p>
        </w:tc>
        <w:tc>
          <w:tcPr>
            <w:tcW w:w="1015" w:type="dxa"/>
            <w:vAlign w:val="center"/>
          </w:tcPr>
          <w:p w14:paraId="09B86A6D">
            <w:pPr>
              <w:widowControl/>
              <w:spacing w:line="240" w:lineRule="exact"/>
              <w:jc w:val="center"/>
              <w:rPr>
                <w:rFonts w:eastAsia="黑体"/>
                <w:bCs/>
                <w:color w:val="000000" w:themeColor="text1"/>
                <w:kern w:val="0"/>
                <w:sz w:val="18"/>
                <w:szCs w:val="18"/>
                <w:highlight w:val="none"/>
              </w:rPr>
            </w:pPr>
          </w:p>
        </w:tc>
        <w:tc>
          <w:tcPr>
            <w:tcW w:w="1016" w:type="dxa"/>
            <w:vAlign w:val="center"/>
          </w:tcPr>
          <w:p w14:paraId="02D7865B">
            <w:pPr>
              <w:widowControl/>
              <w:spacing w:line="240" w:lineRule="exact"/>
              <w:jc w:val="center"/>
              <w:rPr>
                <w:rFonts w:eastAsia="黑体"/>
                <w:bCs/>
                <w:color w:val="000000" w:themeColor="text1"/>
                <w:kern w:val="0"/>
                <w:sz w:val="18"/>
                <w:szCs w:val="18"/>
                <w:highlight w:val="none"/>
              </w:rPr>
            </w:pPr>
          </w:p>
        </w:tc>
      </w:tr>
    </w:tbl>
    <w:p w14:paraId="1B006EF7">
      <w:pPr>
        <w:widowControl/>
        <w:tabs>
          <w:tab w:val="left" w:pos="0"/>
          <w:tab w:val="left" w:pos="851"/>
          <w:tab w:val="left" w:pos="10231"/>
          <w:tab w:val="left" w:pos="10474"/>
          <w:tab w:val="left" w:pos="10710"/>
        </w:tabs>
        <w:spacing w:before="156" w:beforeLines="50" w:after="156" w:afterLines="50"/>
        <w:jc w:val="left"/>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备注：根据</w:t>
      </w:r>
      <w:r>
        <w:rPr>
          <w:rFonts w:hint="eastAsia" w:eastAsiaTheme="minorEastAsia"/>
          <w:bCs/>
          <w:color w:val="000000" w:themeColor="text1"/>
          <w:kern w:val="0"/>
          <w:sz w:val="18"/>
          <w:szCs w:val="18"/>
          <w:highlight w:val="none"/>
        </w:rPr>
        <w:t>毕业要求与支撑课程关联度，标记H、M、L表示高、中、低</w:t>
      </w:r>
      <w:r>
        <w:rPr>
          <w:rFonts w:eastAsiaTheme="minorEastAsia"/>
          <w:bCs/>
          <w:color w:val="000000" w:themeColor="text1"/>
          <w:kern w:val="0"/>
          <w:sz w:val="18"/>
          <w:szCs w:val="18"/>
          <w:highlight w:val="none"/>
        </w:rPr>
        <w:t>，原则上每项毕业要求高度相关课程不超过3门，每门课程支撑的毕业要求不超过三项。</w:t>
      </w:r>
    </w:p>
    <w:p w14:paraId="57B474FB">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sectPr>
          <w:pgSz w:w="16838" w:h="11906" w:orient="landscape"/>
          <w:pgMar w:top="1797" w:right="1440" w:bottom="1797" w:left="1440" w:header="851" w:footer="992" w:gutter="0"/>
          <w:cols w:space="425" w:num="1"/>
          <w:docGrid w:type="lines" w:linePitch="312" w:charSpace="0"/>
        </w:sectPr>
      </w:pPr>
    </w:p>
    <w:p w14:paraId="72CF19BA">
      <w:pPr>
        <w:pStyle w:val="25"/>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课程结构拓扑图（仅认证专业绘制）</w:t>
      </w:r>
    </w:p>
    <w:p w14:paraId="0C8DBB36">
      <w:pPr>
        <w:widowControl/>
        <w:tabs>
          <w:tab w:val="left" w:pos="567"/>
        </w:tabs>
        <w:spacing w:before="156" w:beforeLines="50" w:after="156" w:afterLines="50"/>
        <w:jc w:val="left"/>
        <w:rPr>
          <w:rFonts w:eastAsia="黑体"/>
          <w:bCs/>
          <w:color w:val="000000" w:themeColor="text1"/>
          <w:kern w:val="0"/>
          <w:sz w:val="24"/>
          <w:highlight w:val="none"/>
        </w:rPr>
      </w:pPr>
      <w:r>
        <w:rPr>
          <w:rFonts w:eastAsia="黑体"/>
          <w:bCs/>
          <w:color w:val="000000" w:themeColor="text1"/>
          <w:kern w:val="0"/>
          <w:sz w:val="24"/>
          <w:highlight w:val="none"/>
        </w:rPr>
        <w:drawing>
          <wp:inline distT="0" distB="0" distL="0" distR="0">
            <wp:extent cx="5768975" cy="7843520"/>
            <wp:effectExtent l="19050" t="0" r="2983"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73334" cy="7849186"/>
                    </a:xfrm>
                    <a:prstGeom prst="rect">
                      <a:avLst/>
                    </a:prstGeom>
                    <a:noFill/>
                    <a:ln>
                      <a:noFill/>
                    </a:ln>
                  </pic:spPr>
                </pic:pic>
              </a:graphicData>
            </a:graphic>
          </wp:inline>
        </w:drawing>
      </w:r>
    </w:p>
    <w:bookmarkEnd w:id="0"/>
    <w:sectPr>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Microsoft YaHei UI"/>
    <w:panose1 w:val="00000000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A55D1">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731CF"/>
    <w:multiLevelType w:val="multilevel"/>
    <w:tmpl w:val="375731CF"/>
    <w:lvl w:ilvl="0" w:tentative="0">
      <w:start w:val="1"/>
      <w:numFmt w:val="chineseCountingThousand"/>
      <w:lvlText w:val="%1、"/>
      <w:lvlJc w:val="left"/>
      <w:pPr>
        <w:ind w:left="420" w:hanging="420"/>
      </w:pPr>
      <w:rPr>
        <w:rFonts w:hint="eastAsia" w:eastAsia="黑体"/>
        <w:b w:val="0"/>
        <w:i w:val="0"/>
        <w:sz w:val="24"/>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wcjy">
    <w15:presenceInfo w15:providerId="None" w15:userId="jwcj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24D7"/>
    <w:rsid w:val="0000084E"/>
    <w:rsid w:val="00003BED"/>
    <w:rsid w:val="00011C76"/>
    <w:rsid w:val="000122FA"/>
    <w:rsid w:val="00012811"/>
    <w:rsid w:val="00013135"/>
    <w:rsid w:val="00020EB1"/>
    <w:rsid w:val="00021691"/>
    <w:rsid w:val="000230DB"/>
    <w:rsid w:val="00024BCF"/>
    <w:rsid w:val="00027ABA"/>
    <w:rsid w:val="00031F82"/>
    <w:rsid w:val="00032F5C"/>
    <w:rsid w:val="00033E18"/>
    <w:rsid w:val="00034E8C"/>
    <w:rsid w:val="00035DB8"/>
    <w:rsid w:val="00035E82"/>
    <w:rsid w:val="000410F1"/>
    <w:rsid w:val="0004147E"/>
    <w:rsid w:val="00041797"/>
    <w:rsid w:val="000429F4"/>
    <w:rsid w:val="0004376A"/>
    <w:rsid w:val="000445B3"/>
    <w:rsid w:val="0004469E"/>
    <w:rsid w:val="000457A4"/>
    <w:rsid w:val="00045CDD"/>
    <w:rsid w:val="00047C45"/>
    <w:rsid w:val="00050148"/>
    <w:rsid w:val="00051F0C"/>
    <w:rsid w:val="00055E0B"/>
    <w:rsid w:val="00057C4F"/>
    <w:rsid w:val="00061D99"/>
    <w:rsid w:val="00064CBE"/>
    <w:rsid w:val="000653B0"/>
    <w:rsid w:val="00065586"/>
    <w:rsid w:val="00066AFE"/>
    <w:rsid w:val="00067195"/>
    <w:rsid w:val="00071506"/>
    <w:rsid w:val="000718CC"/>
    <w:rsid w:val="00072405"/>
    <w:rsid w:val="0007326F"/>
    <w:rsid w:val="000760E2"/>
    <w:rsid w:val="000764E2"/>
    <w:rsid w:val="00076BC2"/>
    <w:rsid w:val="0008184C"/>
    <w:rsid w:val="00083239"/>
    <w:rsid w:val="00085E7F"/>
    <w:rsid w:val="0009040E"/>
    <w:rsid w:val="00090632"/>
    <w:rsid w:val="00091623"/>
    <w:rsid w:val="000A0294"/>
    <w:rsid w:val="000A1836"/>
    <w:rsid w:val="000A30DA"/>
    <w:rsid w:val="000B0302"/>
    <w:rsid w:val="000B19A1"/>
    <w:rsid w:val="000B4762"/>
    <w:rsid w:val="000B5E5F"/>
    <w:rsid w:val="000C0274"/>
    <w:rsid w:val="000C070B"/>
    <w:rsid w:val="000C0E84"/>
    <w:rsid w:val="000C1518"/>
    <w:rsid w:val="000C1918"/>
    <w:rsid w:val="000C3A59"/>
    <w:rsid w:val="000C4EF4"/>
    <w:rsid w:val="000D261E"/>
    <w:rsid w:val="000D2DF3"/>
    <w:rsid w:val="000D39AA"/>
    <w:rsid w:val="000D4338"/>
    <w:rsid w:val="000D6FEA"/>
    <w:rsid w:val="000E3E06"/>
    <w:rsid w:val="000E5F43"/>
    <w:rsid w:val="000F498D"/>
    <w:rsid w:val="000F60DF"/>
    <w:rsid w:val="0010150A"/>
    <w:rsid w:val="00103056"/>
    <w:rsid w:val="00106F70"/>
    <w:rsid w:val="00110AAE"/>
    <w:rsid w:val="00110D4A"/>
    <w:rsid w:val="00111387"/>
    <w:rsid w:val="001143ED"/>
    <w:rsid w:val="001162F2"/>
    <w:rsid w:val="00121DCE"/>
    <w:rsid w:val="00123E80"/>
    <w:rsid w:val="00123EE7"/>
    <w:rsid w:val="00127888"/>
    <w:rsid w:val="0013054F"/>
    <w:rsid w:val="00131126"/>
    <w:rsid w:val="00133B3F"/>
    <w:rsid w:val="00136CFA"/>
    <w:rsid w:val="0014025C"/>
    <w:rsid w:val="001402DF"/>
    <w:rsid w:val="00144A86"/>
    <w:rsid w:val="00144DC4"/>
    <w:rsid w:val="00145272"/>
    <w:rsid w:val="00146E13"/>
    <w:rsid w:val="001471A7"/>
    <w:rsid w:val="001473FC"/>
    <w:rsid w:val="0015320A"/>
    <w:rsid w:val="00153E21"/>
    <w:rsid w:val="0015467C"/>
    <w:rsid w:val="00160239"/>
    <w:rsid w:val="0016167A"/>
    <w:rsid w:val="00164C47"/>
    <w:rsid w:val="00165AA6"/>
    <w:rsid w:val="00166814"/>
    <w:rsid w:val="00167041"/>
    <w:rsid w:val="00170209"/>
    <w:rsid w:val="0017277F"/>
    <w:rsid w:val="0017354B"/>
    <w:rsid w:val="0017528A"/>
    <w:rsid w:val="001753B1"/>
    <w:rsid w:val="00175823"/>
    <w:rsid w:val="00175B8B"/>
    <w:rsid w:val="00180F00"/>
    <w:rsid w:val="001818F3"/>
    <w:rsid w:val="00181FEE"/>
    <w:rsid w:val="00186708"/>
    <w:rsid w:val="00186A6C"/>
    <w:rsid w:val="001902B9"/>
    <w:rsid w:val="001902D7"/>
    <w:rsid w:val="00192582"/>
    <w:rsid w:val="001945CE"/>
    <w:rsid w:val="00197184"/>
    <w:rsid w:val="00197736"/>
    <w:rsid w:val="001A0051"/>
    <w:rsid w:val="001A0229"/>
    <w:rsid w:val="001A3508"/>
    <w:rsid w:val="001A3B22"/>
    <w:rsid w:val="001A707C"/>
    <w:rsid w:val="001A72B2"/>
    <w:rsid w:val="001B0C7C"/>
    <w:rsid w:val="001B4578"/>
    <w:rsid w:val="001B725E"/>
    <w:rsid w:val="001C11C0"/>
    <w:rsid w:val="001C1E2A"/>
    <w:rsid w:val="001C25FC"/>
    <w:rsid w:val="001C497F"/>
    <w:rsid w:val="001C6049"/>
    <w:rsid w:val="001D095E"/>
    <w:rsid w:val="001D1517"/>
    <w:rsid w:val="001D2664"/>
    <w:rsid w:val="001E3C51"/>
    <w:rsid w:val="001E7036"/>
    <w:rsid w:val="001E7044"/>
    <w:rsid w:val="001F16D1"/>
    <w:rsid w:val="001F312E"/>
    <w:rsid w:val="001F498C"/>
    <w:rsid w:val="001F4C51"/>
    <w:rsid w:val="001F4EEA"/>
    <w:rsid w:val="001F5995"/>
    <w:rsid w:val="001F6FBC"/>
    <w:rsid w:val="0020401E"/>
    <w:rsid w:val="002057C3"/>
    <w:rsid w:val="00205DAF"/>
    <w:rsid w:val="00206A36"/>
    <w:rsid w:val="00206F60"/>
    <w:rsid w:val="00215561"/>
    <w:rsid w:val="00221FA3"/>
    <w:rsid w:val="002228D8"/>
    <w:rsid w:val="0022327B"/>
    <w:rsid w:val="00224143"/>
    <w:rsid w:val="00225612"/>
    <w:rsid w:val="00225C3A"/>
    <w:rsid w:val="00226276"/>
    <w:rsid w:val="00227F05"/>
    <w:rsid w:val="00230DC0"/>
    <w:rsid w:val="00231490"/>
    <w:rsid w:val="002335AC"/>
    <w:rsid w:val="0023402F"/>
    <w:rsid w:val="0024372D"/>
    <w:rsid w:val="00243A80"/>
    <w:rsid w:val="0024484F"/>
    <w:rsid w:val="0024570A"/>
    <w:rsid w:val="00247558"/>
    <w:rsid w:val="00250E6C"/>
    <w:rsid w:val="00250EB6"/>
    <w:rsid w:val="00251390"/>
    <w:rsid w:val="00253051"/>
    <w:rsid w:val="002539D7"/>
    <w:rsid w:val="00257304"/>
    <w:rsid w:val="00257AC4"/>
    <w:rsid w:val="00261015"/>
    <w:rsid w:val="00262C04"/>
    <w:rsid w:val="00262C1C"/>
    <w:rsid w:val="00263723"/>
    <w:rsid w:val="002641F6"/>
    <w:rsid w:val="002668E3"/>
    <w:rsid w:val="00266E8B"/>
    <w:rsid w:val="00267898"/>
    <w:rsid w:val="00267FD4"/>
    <w:rsid w:val="002725D8"/>
    <w:rsid w:val="00276017"/>
    <w:rsid w:val="002763AB"/>
    <w:rsid w:val="00276642"/>
    <w:rsid w:val="00276DC4"/>
    <w:rsid w:val="00277891"/>
    <w:rsid w:val="00280633"/>
    <w:rsid w:val="0028422E"/>
    <w:rsid w:val="00284E93"/>
    <w:rsid w:val="0028578C"/>
    <w:rsid w:val="00287FB3"/>
    <w:rsid w:val="0029104D"/>
    <w:rsid w:val="00292BDD"/>
    <w:rsid w:val="00293997"/>
    <w:rsid w:val="00293FC6"/>
    <w:rsid w:val="00294F91"/>
    <w:rsid w:val="00295094"/>
    <w:rsid w:val="002A02D3"/>
    <w:rsid w:val="002A1CEB"/>
    <w:rsid w:val="002A2393"/>
    <w:rsid w:val="002A361F"/>
    <w:rsid w:val="002A4214"/>
    <w:rsid w:val="002A4456"/>
    <w:rsid w:val="002A527E"/>
    <w:rsid w:val="002A6DD9"/>
    <w:rsid w:val="002B1E5D"/>
    <w:rsid w:val="002B70F2"/>
    <w:rsid w:val="002C13A0"/>
    <w:rsid w:val="002C4664"/>
    <w:rsid w:val="002D30AB"/>
    <w:rsid w:val="002D362C"/>
    <w:rsid w:val="002D385E"/>
    <w:rsid w:val="002D570F"/>
    <w:rsid w:val="002D58B0"/>
    <w:rsid w:val="002D5C1D"/>
    <w:rsid w:val="002D64EB"/>
    <w:rsid w:val="002E0D48"/>
    <w:rsid w:val="002E2F65"/>
    <w:rsid w:val="002E39AC"/>
    <w:rsid w:val="002E3DCF"/>
    <w:rsid w:val="002E43A8"/>
    <w:rsid w:val="002E7E29"/>
    <w:rsid w:val="002F35C5"/>
    <w:rsid w:val="002F3E6B"/>
    <w:rsid w:val="002F3F31"/>
    <w:rsid w:val="002F4BDF"/>
    <w:rsid w:val="002F4E5F"/>
    <w:rsid w:val="002F7093"/>
    <w:rsid w:val="002F746A"/>
    <w:rsid w:val="0030165E"/>
    <w:rsid w:val="00303242"/>
    <w:rsid w:val="003050A6"/>
    <w:rsid w:val="00310C2C"/>
    <w:rsid w:val="0031159A"/>
    <w:rsid w:val="00313196"/>
    <w:rsid w:val="00321853"/>
    <w:rsid w:val="00322AC1"/>
    <w:rsid w:val="00325EF6"/>
    <w:rsid w:val="00326781"/>
    <w:rsid w:val="003271EF"/>
    <w:rsid w:val="00327D2F"/>
    <w:rsid w:val="003320D0"/>
    <w:rsid w:val="0033397B"/>
    <w:rsid w:val="00334797"/>
    <w:rsid w:val="00334F82"/>
    <w:rsid w:val="003363E7"/>
    <w:rsid w:val="00337230"/>
    <w:rsid w:val="0033761C"/>
    <w:rsid w:val="00340A8E"/>
    <w:rsid w:val="00350B77"/>
    <w:rsid w:val="003553F4"/>
    <w:rsid w:val="0035682E"/>
    <w:rsid w:val="0035692D"/>
    <w:rsid w:val="00360234"/>
    <w:rsid w:val="003606D1"/>
    <w:rsid w:val="0036150C"/>
    <w:rsid w:val="00367355"/>
    <w:rsid w:val="00367BD0"/>
    <w:rsid w:val="00370C81"/>
    <w:rsid w:val="00372E31"/>
    <w:rsid w:val="00374D07"/>
    <w:rsid w:val="003761CF"/>
    <w:rsid w:val="0037649C"/>
    <w:rsid w:val="003777AC"/>
    <w:rsid w:val="003777C5"/>
    <w:rsid w:val="00377C0B"/>
    <w:rsid w:val="00381477"/>
    <w:rsid w:val="0038287F"/>
    <w:rsid w:val="00383475"/>
    <w:rsid w:val="003837F1"/>
    <w:rsid w:val="00384564"/>
    <w:rsid w:val="00385804"/>
    <w:rsid w:val="00391218"/>
    <w:rsid w:val="003931F3"/>
    <w:rsid w:val="0039405F"/>
    <w:rsid w:val="00397D82"/>
    <w:rsid w:val="003A0418"/>
    <w:rsid w:val="003A162F"/>
    <w:rsid w:val="003A216F"/>
    <w:rsid w:val="003A4178"/>
    <w:rsid w:val="003B2810"/>
    <w:rsid w:val="003B31EC"/>
    <w:rsid w:val="003B45B3"/>
    <w:rsid w:val="003B5097"/>
    <w:rsid w:val="003B6451"/>
    <w:rsid w:val="003C1268"/>
    <w:rsid w:val="003C1CC7"/>
    <w:rsid w:val="003C26AD"/>
    <w:rsid w:val="003C30FD"/>
    <w:rsid w:val="003C5B86"/>
    <w:rsid w:val="003C5EC6"/>
    <w:rsid w:val="003D1264"/>
    <w:rsid w:val="003D2386"/>
    <w:rsid w:val="003D6A0B"/>
    <w:rsid w:val="003E1EB7"/>
    <w:rsid w:val="003E2F72"/>
    <w:rsid w:val="003E4426"/>
    <w:rsid w:val="003E53BF"/>
    <w:rsid w:val="003E6D1A"/>
    <w:rsid w:val="003E761D"/>
    <w:rsid w:val="003E7CE7"/>
    <w:rsid w:val="003F0D85"/>
    <w:rsid w:val="003F5DAF"/>
    <w:rsid w:val="003F7AA6"/>
    <w:rsid w:val="00400F0A"/>
    <w:rsid w:val="00401F99"/>
    <w:rsid w:val="0040331F"/>
    <w:rsid w:val="00403A6F"/>
    <w:rsid w:val="0040492A"/>
    <w:rsid w:val="004053BC"/>
    <w:rsid w:val="00413FBE"/>
    <w:rsid w:val="00414113"/>
    <w:rsid w:val="00414DF2"/>
    <w:rsid w:val="00420C1B"/>
    <w:rsid w:val="0042510F"/>
    <w:rsid w:val="004255B5"/>
    <w:rsid w:val="004259E1"/>
    <w:rsid w:val="004260F1"/>
    <w:rsid w:val="004274EA"/>
    <w:rsid w:val="00431457"/>
    <w:rsid w:val="004344A5"/>
    <w:rsid w:val="00435564"/>
    <w:rsid w:val="004362C2"/>
    <w:rsid w:val="004377AD"/>
    <w:rsid w:val="004406B0"/>
    <w:rsid w:val="0044085F"/>
    <w:rsid w:val="00440939"/>
    <w:rsid w:val="0044224A"/>
    <w:rsid w:val="00444D82"/>
    <w:rsid w:val="00444EA5"/>
    <w:rsid w:val="00445037"/>
    <w:rsid w:val="00447656"/>
    <w:rsid w:val="004526D1"/>
    <w:rsid w:val="00462EE9"/>
    <w:rsid w:val="00470780"/>
    <w:rsid w:val="00470B2C"/>
    <w:rsid w:val="0047361C"/>
    <w:rsid w:val="00474822"/>
    <w:rsid w:val="0047499E"/>
    <w:rsid w:val="004759F0"/>
    <w:rsid w:val="00476DDB"/>
    <w:rsid w:val="00480310"/>
    <w:rsid w:val="004841A3"/>
    <w:rsid w:val="004841B0"/>
    <w:rsid w:val="0048588F"/>
    <w:rsid w:val="00487386"/>
    <w:rsid w:val="00492D00"/>
    <w:rsid w:val="00492FC0"/>
    <w:rsid w:val="004A2A39"/>
    <w:rsid w:val="004A4D78"/>
    <w:rsid w:val="004A4E06"/>
    <w:rsid w:val="004A7229"/>
    <w:rsid w:val="004B0188"/>
    <w:rsid w:val="004B0A63"/>
    <w:rsid w:val="004B5B8D"/>
    <w:rsid w:val="004B5FF6"/>
    <w:rsid w:val="004B6575"/>
    <w:rsid w:val="004B6919"/>
    <w:rsid w:val="004B6F9D"/>
    <w:rsid w:val="004C1DD0"/>
    <w:rsid w:val="004C30D8"/>
    <w:rsid w:val="004C60CD"/>
    <w:rsid w:val="004C6FFB"/>
    <w:rsid w:val="004D1D85"/>
    <w:rsid w:val="004D4E97"/>
    <w:rsid w:val="004D77D2"/>
    <w:rsid w:val="004E0C39"/>
    <w:rsid w:val="004E0D24"/>
    <w:rsid w:val="004E0E41"/>
    <w:rsid w:val="004E18E2"/>
    <w:rsid w:val="004E1FEC"/>
    <w:rsid w:val="004E570B"/>
    <w:rsid w:val="004E7741"/>
    <w:rsid w:val="004E78AC"/>
    <w:rsid w:val="004F04FE"/>
    <w:rsid w:val="004F2AFF"/>
    <w:rsid w:val="004F2F6A"/>
    <w:rsid w:val="004F3F34"/>
    <w:rsid w:val="004F5324"/>
    <w:rsid w:val="00500727"/>
    <w:rsid w:val="0050090B"/>
    <w:rsid w:val="00500D83"/>
    <w:rsid w:val="00503922"/>
    <w:rsid w:val="005043D7"/>
    <w:rsid w:val="00504C11"/>
    <w:rsid w:val="005055B2"/>
    <w:rsid w:val="00505A5D"/>
    <w:rsid w:val="00505EF1"/>
    <w:rsid w:val="00506A6F"/>
    <w:rsid w:val="00515C81"/>
    <w:rsid w:val="005170DB"/>
    <w:rsid w:val="005206A2"/>
    <w:rsid w:val="00523430"/>
    <w:rsid w:val="0052465A"/>
    <w:rsid w:val="005313E6"/>
    <w:rsid w:val="0053198A"/>
    <w:rsid w:val="00531A8C"/>
    <w:rsid w:val="00534578"/>
    <w:rsid w:val="00535412"/>
    <w:rsid w:val="00540724"/>
    <w:rsid w:val="0054177E"/>
    <w:rsid w:val="005439C3"/>
    <w:rsid w:val="005439C7"/>
    <w:rsid w:val="00547805"/>
    <w:rsid w:val="005478CD"/>
    <w:rsid w:val="005564E6"/>
    <w:rsid w:val="0056018B"/>
    <w:rsid w:val="00560AFE"/>
    <w:rsid w:val="0056203A"/>
    <w:rsid w:val="00563F38"/>
    <w:rsid w:val="00564342"/>
    <w:rsid w:val="00564857"/>
    <w:rsid w:val="00564FFE"/>
    <w:rsid w:val="00565671"/>
    <w:rsid w:val="0056701D"/>
    <w:rsid w:val="00572536"/>
    <w:rsid w:val="00576B98"/>
    <w:rsid w:val="00576CC3"/>
    <w:rsid w:val="00580C76"/>
    <w:rsid w:val="005828B1"/>
    <w:rsid w:val="00584817"/>
    <w:rsid w:val="00586794"/>
    <w:rsid w:val="00590B22"/>
    <w:rsid w:val="005952ED"/>
    <w:rsid w:val="0059631D"/>
    <w:rsid w:val="005978C1"/>
    <w:rsid w:val="00597EDC"/>
    <w:rsid w:val="005A1B4F"/>
    <w:rsid w:val="005A4037"/>
    <w:rsid w:val="005A52E7"/>
    <w:rsid w:val="005A5307"/>
    <w:rsid w:val="005A6461"/>
    <w:rsid w:val="005B5CFD"/>
    <w:rsid w:val="005B5FDB"/>
    <w:rsid w:val="005C0945"/>
    <w:rsid w:val="005C3142"/>
    <w:rsid w:val="005C51D6"/>
    <w:rsid w:val="005C5B36"/>
    <w:rsid w:val="005D0542"/>
    <w:rsid w:val="005D0835"/>
    <w:rsid w:val="005D298E"/>
    <w:rsid w:val="005D2D66"/>
    <w:rsid w:val="005D55FD"/>
    <w:rsid w:val="005E1E05"/>
    <w:rsid w:val="005E62F7"/>
    <w:rsid w:val="005F149A"/>
    <w:rsid w:val="005F28B4"/>
    <w:rsid w:val="005F4B0C"/>
    <w:rsid w:val="005F56FA"/>
    <w:rsid w:val="005F6A28"/>
    <w:rsid w:val="005F6C7D"/>
    <w:rsid w:val="005F71EE"/>
    <w:rsid w:val="00601B6F"/>
    <w:rsid w:val="00602321"/>
    <w:rsid w:val="00602D2F"/>
    <w:rsid w:val="00607589"/>
    <w:rsid w:val="0060772B"/>
    <w:rsid w:val="00607DA9"/>
    <w:rsid w:val="0061065D"/>
    <w:rsid w:val="00611866"/>
    <w:rsid w:val="00612201"/>
    <w:rsid w:val="00613C68"/>
    <w:rsid w:val="006157CD"/>
    <w:rsid w:val="00615F86"/>
    <w:rsid w:val="00621322"/>
    <w:rsid w:val="00622192"/>
    <w:rsid w:val="00622933"/>
    <w:rsid w:val="0062336D"/>
    <w:rsid w:val="0062450C"/>
    <w:rsid w:val="00625B3D"/>
    <w:rsid w:val="00630DBB"/>
    <w:rsid w:val="00631B0E"/>
    <w:rsid w:val="00633B91"/>
    <w:rsid w:val="00634D6D"/>
    <w:rsid w:val="00640518"/>
    <w:rsid w:val="00642418"/>
    <w:rsid w:val="006443BC"/>
    <w:rsid w:val="006456F7"/>
    <w:rsid w:val="00647209"/>
    <w:rsid w:val="00651244"/>
    <w:rsid w:val="00651B27"/>
    <w:rsid w:val="00651B46"/>
    <w:rsid w:val="006539C6"/>
    <w:rsid w:val="00654C56"/>
    <w:rsid w:val="00654E52"/>
    <w:rsid w:val="00661BB8"/>
    <w:rsid w:val="00664A32"/>
    <w:rsid w:val="006718FD"/>
    <w:rsid w:val="006775F1"/>
    <w:rsid w:val="00680246"/>
    <w:rsid w:val="006803C0"/>
    <w:rsid w:val="006817B9"/>
    <w:rsid w:val="00684396"/>
    <w:rsid w:val="006871AE"/>
    <w:rsid w:val="0069160B"/>
    <w:rsid w:val="00691CD2"/>
    <w:rsid w:val="0069442F"/>
    <w:rsid w:val="00695593"/>
    <w:rsid w:val="00695F15"/>
    <w:rsid w:val="00697DF4"/>
    <w:rsid w:val="006A05E9"/>
    <w:rsid w:val="006B08CD"/>
    <w:rsid w:val="006B098D"/>
    <w:rsid w:val="006B1F51"/>
    <w:rsid w:val="006B68C1"/>
    <w:rsid w:val="006B7348"/>
    <w:rsid w:val="006C4E56"/>
    <w:rsid w:val="006C5194"/>
    <w:rsid w:val="006C6336"/>
    <w:rsid w:val="006C6F23"/>
    <w:rsid w:val="006C7826"/>
    <w:rsid w:val="006C7A81"/>
    <w:rsid w:val="006C7B21"/>
    <w:rsid w:val="006D0680"/>
    <w:rsid w:val="006D18AA"/>
    <w:rsid w:val="006D5873"/>
    <w:rsid w:val="006E124C"/>
    <w:rsid w:val="006E136A"/>
    <w:rsid w:val="006E26CA"/>
    <w:rsid w:val="006E4F07"/>
    <w:rsid w:val="006E7A37"/>
    <w:rsid w:val="006F15FF"/>
    <w:rsid w:val="006F659A"/>
    <w:rsid w:val="006F677D"/>
    <w:rsid w:val="0070003E"/>
    <w:rsid w:val="0070141B"/>
    <w:rsid w:val="00701A0B"/>
    <w:rsid w:val="007030DC"/>
    <w:rsid w:val="007031F6"/>
    <w:rsid w:val="00706C85"/>
    <w:rsid w:val="0071173F"/>
    <w:rsid w:val="0071325C"/>
    <w:rsid w:val="00713E16"/>
    <w:rsid w:val="00717078"/>
    <w:rsid w:val="00721201"/>
    <w:rsid w:val="0073431E"/>
    <w:rsid w:val="00735103"/>
    <w:rsid w:val="0073625F"/>
    <w:rsid w:val="0074126D"/>
    <w:rsid w:val="00744E20"/>
    <w:rsid w:val="00746780"/>
    <w:rsid w:val="00746A25"/>
    <w:rsid w:val="00747B19"/>
    <w:rsid w:val="00754D87"/>
    <w:rsid w:val="00760981"/>
    <w:rsid w:val="00761BA3"/>
    <w:rsid w:val="00762ADA"/>
    <w:rsid w:val="00763984"/>
    <w:rsid w:val="007650EC"/>
    <w:rsid w:val="007655D1"/>
    <w:rsid w:val="00766421"/>
    <w:rsid w:val="00771ADC"/>
    <w:rsid w:val="00771DA5"/>
    <w:rsid w:val="0077454D"/>
    <w:rsid w:val="00776850"/>
    <w:rsid w:val="00780546"/>
    <w:rsid w:val="007816E4"/>
    <w:rsid w:val="00781B38"/>
    <w:rsid w:val="00786E23"/>
    <w:rsid w:val="00787171"/>
    <w:rsid w:val="00790217"/>
    <w:rsid w:val="0079218A"/>
    <w:rsid w:val="00792588"/>
    <w:rsid w:val="007927FE"/>
    <w:rsid w:val="00793143"/>
    <w:rsid w:val="00793903"/>
    <w:rsid w:val="007965BF"/>
    <w:rsid w:val="007974C6"/>
    <w:rsid w:val="007A3B5F"/>
    <w:rsid w:val="007A3D4D"/>
    <w:rsid w:val="007A555E"/>
    <w:rsid w:val="007A5777"/>
    <w:rsid w:val="007A6943"/>
    <w:rsid w:val="007B0063"/>
    <w:rsid w:val="007B2245"/>
    <w:rsid w:val="007B279D"/>
    <w:rsid w:val="007B2E64"/>
    <w:rsid w:val="007B416B"/>
    <w:rsid w:val="007B4B19"/>
    <w:rsid w:val="007B55D8"/>
    <w:rsid w:val="007B5B48"/>
    <w:rsid w:val="007C6AA8"/>
    <w:rsid w:val="007D035C"/>
    <w:rsid w:val="007D46C9"/>
    <w:rsid w:val="007D4A2E"/>
    <w:rsid w:val="007D6687"/>
    <w:rsid w:val="007D7AB5"/>
    <w:rsid w:val="007E0317"/>
    <w:rsid w:val="007E08B5"/>
    <w:rsid w:val="007E4D94"/>
    <w:rsid w:val="007F1527"/>
    <w:rsid w:val="007F49BB"/>
    <w:rsid w:val="007F51F3"/>
    <w:rsid w:val="007F6FA6"/>
    <w:rsid w:val="00801C87"/>
    <w:rsid w:val="00803184"/>
    <w:rsid w:val="00803798"/>
    <w:rsid w:val="00806A95"/>
    <w:rsid w:val="00807E23"/>
    <w:rsid w:val="00812DDC"/>
    <w:rsid w:val="00815A72"/>
    <w:rsid w:val="00820ED3"/>
    <w:rsid w:val="008218EC"/>
    <w:rsid w:val="00834A72"/>
    <w:rsid w:val="008353EC"/>
    <w:rsid w:val="00836E7E"/>
    <w:rsid w:val="0084455A"/>
    <w:rsid w:val="008452C3"/>
    <w:rsid w:val="00846ADC"/>
    <w:rsid w:val="00853185"/>
    <w:rsid w:val="008544AE"/>
    <w:rsid w:val="00855B38"/>
    <w:rsid w:val="00862BDA"/>
    <w:rsid w:val="0087031B"/>
    <w:rsid w:val="00870D47"/>
    <w:rsid w:val="00871E78"/>
    <w:rsid w:val="008737F3"/>
    <w:rsid w:val="00873B2C"/>
    <w:rsid w:val="00873F26"/>
    <w:rsid w:val="00875152"/>
    <w:rsid w:val="0087542A"/>
    <w:rsid w:val="008809E0"/>
    <w:rsid w:val="00880E5F"/>
    <w:rsid w:val="00881AE2"/>
    <w:rsid w:val="008829E3"/>
    <w:rsid w:val="008839B7"/>
    <w:rsid w:val="00884560"/>
    <w:rsid w:val="00885457"/>
    <w:rsid w:val="00890C95"/>
    <w:rsid w:val="00892092"/>
    <w:rsid w:val="008927D8"/>
    <w:rsid w:val="008944A2"/>
    <w:rsid w:val="00897A0B"/>
    <w:rsid w:val="008A17A0"/>
    <w:rsid w:val="008A2432"/>
    <w:rsid w:val="008A4E0F"/>
    <w:rsid w:val="008B3743"/>
    <w:rsid w:val="008B3798"/>
    <w:rsid w:val="008B66F3"/>
    <w:rsid w:val="008B7261"/>
    <w:rsid w:val="008C51D2"/>
    <w:rsid w:val="008C74F3"/>
    <w:rsid w:val="008D1032"/>
    <w:rsid w:val="008D186D"/>
    <w:rsid w:val="008E0E91"/>
    <w:rsid w:val="008E2113"/>
    <w:rsid w:val="008E24F7"/>
    <w:rsid w:val="008E28D2"/>
    <w:rsid w:val="008E5D3D"/>
    <w:rsid w:val="008E67A1"/>
    <w:rsid w:val="008E6CAD"/>
    <w:rsid w:val="008F065A"/>
    <w:rsid w:val="008F4EE3"/>
    <w:rsid w:val="009003EE"/>
    <w:rsid w:val="009005B2"/>
    <w:rsid w:val="00902F48"/>
    <w:rsid w:val="00903CAA"/>
    <w:rsid w:val="00904191"/>
    <w:rsid w:val="00904BA5"/>
    <w:rsid w:val="00906378"/>
    <w:rsid w:val="00906615"/>
    <w:rsid w:val="0090734C"/>
    <w:rsid w:val="00911559"/>
    <w:rsid w:val="0091387F"/>
    <w:rsid w:val="00914A30"/>
    <w:rsid w:val="009163C5"/>
    <w:rsid w:val="00920B4E"/>
    <w:rsid w:val="00924570"/>
    <w:rsid w:val="00925203"/>
    <w:rsid w:val="00925EF1"/>
    <w:rsid w:val="009263D6"/>
    <w:rsid w:val="00931C35"/>
    <w:rsid w:val="009321B4"/>
    <w:rsid w:val="009337B7"/>
    <w:rsid w:val="00933DDF"/>
    <w:rsid w:val="00934AC3"/>
    <w:rsid w:val="00934BFE"/>
    <w:rsid w:val="0093566E"/>
    <w:rsid w:val="009370C0"/>
    <w:rsid w:val="0093721F"/>
    <w:rsid w:val="00940A98"/>
    <w:rsid w:val="00942B62"/>
    <w:rsid w:val="009438D0"/>
    <w:rsid w:val="00943A12"/>
    <w:rsid w:val="009474B5"/>
    <w:rsid w:val="00947535"/>
    <w:rsid w:val="00950345"/>
    <w:rsid w:val="00950DAC"/>
    <w:rsid w:val="009517A3"/>
    <w:rsid w:val="00953822"/>
    <w:rsid w:val="009666A3"/>
    <w:rsid w:val="00967D08"/>
    <w:rsid w:val="009704A2"/>
    <w:rsid w:val="0097147A"/>
    <w:rsid w:val="009725A3"/>
    <w:rsid w:val="00974160"/>
    <w:rsid w:val="00974ADE"/>
    <w:rsid w:val="009751DE"/>
    <w:rsid w:val="009751F7"/>
    <w:rsid w:val="00975620"/>
    <w:rsid w:val="00975714"/>
    <w:rsid w:val="00975AAB"/>
    <w:rsid w:val="009763F6"/>
    <w:rsid w:val="00980453"/>
    <w:rsid w:val="00982D6F"/>
    <w:rsid w:val="00983688"/>
    <w:rsid w:val="009836F6"/>
    <w:rsid w:val="00991BD0"/>
    <w:rsid w:val="0099234E"/>
    <w:rsid w:val="00995ABA"/>
    <w:rsid w:val="00996295"/>
    <w:rsid w:val="009A0383"/>
    <w:rsid w:val="009A051A"/>
    <w:rsid w:val="009A1204"/>
    <w:rsid w:val="009A2798"/>
    <w:rsid w:val="009A3B25"/>
    <w:rsid w:val="009A45EA"/>
    <w:rsid w:val="009A70C8"/>
    <w:rsid w:val="009B4678"/>
    <w:rsid w:val="009B4C3F"/>
    <w:rsid w:val="009B55D3"/>
    <w:rsid w:val="009B63D9"/>
    <w:rsid w:val="009C1B69"/>
    <w:rsid w:val="009C2534"/>
    <w:rsid w:val="009C3E49"/>
    <w:rsid w:val="009C6010"/>
    <w:rsid w:val="009C7713"/>
    <w:rsid w:val="009C7D94"/>
    <w:rsid w:val="009D0E13"/>
    <w:rsid w:val="009D1A94"/>
    <w:rsid w:val="009D42F2"/>
    <w:rsid w:val="009D75E3"/>
    <w:rsid w:val="009E02FD"/>
    <w:rsid w:val="009E0F44"/>
    <w:rsid w:val="009E36BB"/>
    <w:rsid w:val="009E4072"/>
    <w:rsid w:val="009E70FB"/>
    <w:rsid w:val="009E799C"/>
    <w:rsid w:val="009F167D"/>
    <w:rsid w:val="009F1CA1"/>
    <w:rsid w:val="009F2E2D"/>
    <w:rsid w:val="009F3171"/>
    <w:rsid w:val="009F449C"/>
    <w:rsid w:val="009F65A6"/>
    <w:rsid w:val="00A0231D"/>
    <w:rsid w:val="00A0498F"/>
    <w:rsid w:val="00A052E1"/>
    <w:rsid w:val="00A06DCF"/>
    <w:rsid w:val="00A07007"/>
    <w:rsid w:val="00A075E1"/>
    <w:rsid w:val="00A07A69"/>
    <w:rsid w:val="00A07D83"/>
    <w:rsid w:val="00A123E9"/>
    <w:rsid w:val="00A124A4"/>
    <w:rsid w:val="00A12D53"/>
    <w:rsid w:val="00A156C6"/>
    <w:rsid w:val="00A21014"/>
    <w:rsid w:val="00A21163"/>
    <w:rsid w:val="00A226F5"/>
    <w:rsid w:val="00A34E32"/>
    <w:rsid w:val="00A37161"/>
    <w:rsid w:val="00A401FF"/>
    <w:rsid w:val="00A41C2E"/>
    <w:rsid w:val="00A44AF4"/>
    <w:rsid w:val="00A464AB"/>
    <w:rsid w:val="00A468F6"/>
    <w:rsid w:val="00A47767"/>
    <w:rsid w:val="00A57046"/>
    <w:rsid w:val="00A57999"/>
    <w:rsid w:val="00A63ECE"/>
    <w:rsid w:val="00A64A98"/>
    <w:rsid w:val="00A6739A"/>
    <w:rsid w:val="00A73A28"/>
    <w:rsid w:val="00A755CF"/>
    <w:rsid w:val="00A75DCB"/>
    <w:rsid w:val="00A75FD3"/>
    <w:rsid w:val="00A77CBE"/>
    <w:rsid w:val="00A82BA3"/>
    <w:rsid w:val="00A8357C"/>
    <w:rsid w:val="00A83A42"/>
    <w:rsid w:val="00A8474A"/>
    <w:rsid w:val="00A90066"/>
    <w:rsid w:val="00A90B25"/>
    <w:rsid w:val="00A9117E"/>
    <w:rsid w:val="00A915B9"/>
    <w:rsid w:val="00A91C81"/>
    <w:rsid w:val="00A94459"/>
    <w:rsid w:val="00A94683"/>
    <w:rsid w:val="00A947C7"/>
    <w:rsid w:val="00A972A7"/>
    <w:rsid w:val="00A975BF"/>
    <w:rsid w:val="00AA250A"/>
    <w:rsid w:val="00AA303B"/>
    <w:rsid w:val="00AA3CA5"/>
    <w:rsid w:val="00AA646D"/>
    <w:rsid w:val="00AA6D0F"/>
    <w:rsid w:val="00AB070F"/>
    <w:rsid w:val="00AB17AA"/>
    <w:rsid w:val="00AB20A5"/>
    <w:rsid w:val="00AB2205"/>
    <w:rsid w:val="00AB4A50"/>
    <w:rsid w:val="00AB5D69"/>
    <w:rsid w:val="00AC195A"/>
    <w:rsid w:val="00AC434A"/>
    <w:rsid w:val="00AC56A9"/>
    <w:rsid w:val="00AC7FE2"/>
    <w:rsid w:val="00AD05BB"/>
    <w:rsid w:val="00AD10BF"/>
    <w:rsid w:val="00AD29CF"/>
    <w:rsid w:val="00AD3A19"/>
    <w:rsid w:val="00AD4CE8"/>
    <w:rsid w:val="00AD64D6"/>
    <w:rsid w:val="00AE0E79"/>
    <w:rsid w:val="00AE3A2B"/>
    <w:rsid w:val="00AE585E"/>
    <w:rsid w:val="00AF084F"/>
    <w:rsid w:val="00AF3783"/>
    <w:rsid w:val="00AF3C6F"/>
    <w:rsid w:val="00AF5000"/>
    <w:rsid w:val="00AF7E9E"/>
    <w:rsid w:val="00B006C7"/>
    <w:rsid w:val="00B006D7"/>
    <w:rsid w:val="00B01866"/>
    <w:rsid w:val="00B01A90"/>
    <w:rsid w:val="00B026F7"/>
    <w:rsid w:val="00B060AB"/>
    <w:rsid w:val="00B0710B"/>
    <w:rsid w:val="00B1077D"/>
    <w:rsid w:val="00B136AC"/>
    <w:rsid w:val="00B13EC7"/>
    <w:rsid w:val="00B14D9B"/>
    <w:rsid w:val="00B205BC"/>
    <w:rsid w:val="00B208F4"/>
    <w:rsid w:val="00B2122D"/>
    <w:rsid w:val="00B21D69"/>
    <w:rsid w:val="00B2223A"/>
    <w:rsid w:val="00B232B7"/>
    <w:rsid w:val="00B243F4"/>
    <w:rsid w:val="00B25807"/>
    <w:rsid w:val="00B27574"/>
    <w:rsid w:val="00B328AF"/>
    <w:rsid w:val="00B32D99"/>
    <w:rsid w:val="00B34527"/>
    <w:rsid w:val="00B36B37"/>
    <w:rsid w:val="00B41B31"/>
    <w:rsid w:val="00B42DCD"/>
    <w:rsid w:val="00B4415E"/>
    <w:rsid w:val="00B444AC"/>
    <w:rsid w:val="00B449F2"/>
    <w:rsid w:val="00B44EC3"/>
    <w:rsid w:val="00B472ED"/>
    <w:rsid w:val="00B51485"/>
    <w:rsid w:val="00B55312"/>
    <w:rsid w:val="00B561D9"/>
    <w:rsid w:val="00B56C5B"/>
    <w:rsid w:val="00B60F8F"/>
    <w:rsid w:val="00B61D35"/>
    <w:rsid w:val="00B63371"/>
    <w:rsid w:val="00B63CBD"/>
    <w:rsid w:val="00B64473"/>
    <w:rsid w:val="00B66454"/>
    <w:rsid w:val="00B66AA7"/>
    <w:rsid w:val="00B67069"/>
    <w:rsid w:val="00B70DF2"/>
    <w:rsid w:val="00B756C5"/>
    <w:rsid w:val="00B80047"/>
    <w:rsid w:val="00B82F41"/>
    <w:rsid w:val="00B83472"/>
    <w:rsid w:val="00B838F4"/>
    <w:rsid w:val="00B846EA"/>
    <w:rsid w:val="00B86B56"/>
    <w:rsid w:val="00B879E7"/>
    <w:rsid w:val="00B9027A"/>
    <w:rsid w:val="00B91766"/>
    <w:rsid w:val="00B9444B"/>
    <w:rsid w:val="00B945A6"/>
    <w:rsid w:val="00B97854"/>
    <w:rsid w:val="00BA2893"/>
    <w:rsid w:val="00BA3DB6"/>
    <w:rsid w:val="00BB0045"/>
    <w:rsid w:val="00BB03DA"/>
    <w:rsid w:val="00BB531B"/>
    <w:rsid w:val="00BC2F48"/>
    <w:rsid w:val="00BC3363"/>
    <w:rsid w:val="00BC4B3B"/>
    <w:rsid w:val="00BC508D"/>
    <w:rsid w:val="00BC55DF"/>
    <w:rsid w:val="00BD08FB"/>
    <w:rsid w:val="00BD0D2F"/>
    <w:rsid w:val="00BD32F0"/>
    <w:rsid w:val="00BD349E"/>
    <w:rsid w:val="00BD5C26"/>
    <w:rsid w:val="00BE18ED"/>
    <w:rsid w:val="00BE1D4A"/>
    <w:rsid w:val="00BE4F01"/>
    <w:rsid w:val="00BE535B"/>
    <w:rsid w:val="00BE5FFD"/>
    <w:rsid w:val="00BF0EFF"/>
    <w:rsid w:val="00BF5C17"/>
    <w:rsid w:val="00BF7932"/>
    <w:rsid w:val="00C023CD"/>
    <w:rsid w:val="00C109C2"/>
    <w:rsid w:val="00C112F3"/>
    <w:rsid w:val="00C11A14"/>
    <w:rsid w:val="00C123B9"/>
    <w:rsid w:val="00C12862"/>
    <w:rsid w:val="00C14559"/>
    <w:rsid w:val="00C14908"/>
    <w:rsid w:val="00C151C9"/>
    <w:rsid w:val="00C15B83"/>
    <w:rsid w:val="00C15CB3"/>
    <w:rsid w:val="00C17690"/>
    <w:rsid w:val="00C1792D"/>
    <w:rsid w:val="00C21975"/>
    <w:rsid w:val="00C2573D"/>
    <w:rsid w:val="00C31E32"/>
    <w:rsid w:val="00C322FC"/>
    <w:rsid w:val="00C32AC2"/>
    <w:rsid w:val="00C32BBC"/>
    <w:rsid w:val="00C32DEA"/>
    <w:rsid w:val="00C33C41"/>
    <w:rsid w:val="00C36C44"/>
    <w:rsid w:val="00C37CC9"/>
    <w:rsid w:val="00C4052A"/>
    <w:rsid w:val="00C407C7"/>
    <w:rsid w:val="00C410CE"/>
    <w:rsid w:val="00C41C77"/>
    <w:rsid w:val="00C41D9D"/>
    <w:rsid w:val="00C45F55"/>
    <w:rsid w:val="00C476C7"/>
    <w:rsid w:val="00C5293E"/>
    <w:rsid w:val="00C53ABF"/>
    <w:rsid w:val="00C54C57"/>
    <w:rsid w:val="00C56DF0"/>
    <w:rsid w:val="00C56F96"/>
    <w:rsid w:val="00C60473"/>
    <w:rsid w:val="00C604C9"/>
    <w:rsid w:val="00C636E5"/>
    <w:rsid w:val="00C655F1"/>
    <w:rsid w:val="00C731ED"/>
    <w:rsid w:val="00C73BDC"/>
    <w:rsid w:val="00C76FE5"/>
    <w:rsid w:val="00C81E37"/>
    <w:rsid w:val="00C82FFA"/>
    <w:rsid w:val="00C842DB"/>
    <w:rsid w:val="00C92EB2"/>
    <w:rsid w:val="00C94E37"/>
    <w:rsid w:val="00C95121"/>
    <w:rsid w:val="00CA18A7"/>
    <w:rsid w:val="00CA4456"/>
    <w:rsid w:val="00CA44C2"/>
    <w:rsid w:val="00CA70C6"/>
    <w:rsid w:val="00CB09AE"/>
    <w:rsid w:val="00CB21B2"/>
    <w:rsid w:val="00CB3189"/>
    <w:rsid w:val="00CB335E"/>
    <w:rsid w:val="00CB68C4"/>
    <w:rsid w:val="00CB69C8"/>
    <w:rsid w:val="00CB6B2F"/>
    <w:rsid w:val="00CB6D0D"/>
    <w:rsid w:val="00CB7FCE"/>
    <w:rsid w:val="00CC06BB"/>
    <w:rsid w:val="00CC2683"/>
    <w:rsid w:val="00CC26A2"/>
    <w:rsid w:val="00CC3858"/>
    <w:rsid w:val="00CC5C24"/>
    <w:rsid w:val="00CC7BD5"/>
    <w:rsid w:val="00CD33B0"/>
    <w:rsid w:val="00CD36E8"/>
    <w:rsid w:val="00CD4DF9"/>
    <w:rsid w:val="00CE24D7"/>
    <w:rsid w:val="00CE2DDA"/>
    <w:rsid w:val="00CE6788"/>
    <w:rsid w:val="00CE7416"/>
    <w:rsid w:val="00CF0F48"/>
    <w:rsid w:val="00CF598F"/>
    <w:rsid w:val="00D0156F"/>
    <w:rsid w:val="00D01B85"/>
    <w:rsid w:val="00D04E02"/>
    <w:rsid w:val="00D06E68"/>
    <w:rsid w:val="00D07F5A"/>
    <w:rsid w:val="00D10313"/>
    <w:rsid w:val="00D13FAD"/>
    <w:rsid w:val="00D177AB"/>
    <w:rsid w:val="00D178D3"/>
    <w:rsid w:val="00D2524A"/>
    <w:rsid w:val="00D2533C"/>
    <w:rsid w:val="00D27BEA"/>
    <w:rsid w:val="00D30335"/>
    <w:rsid w:val="00D309D8"/>
    <w:rsid w:val="00D323E3"/>
    <w:rsid w:val="00D36A61"/>
    <w:rsid w:val="00D373B9"/>
    <w:rsid w:val="00D425D8"/>
    <w:rsid w:val="00D425DE"/>
    <w:rsid w:val="00D45488"/>
    <w:rsid w:val="00D45C2F"/>
    <w:rsid w:val="00D60072"/>
    <w:rsid w:val="00D62997"/>
    <w:rsid w:val="00D65624"/>
    <w:rsid w:val="00D66330"/>
    <w:rsid w:val="00D7414E"/>
    <w:rsid w:val="00D755D0"/>
    <w:rsid w:val="00D773AA"/>
    <w:rsid w:val="00D819A2"/>
    <w:rsid w:val="00D84E68"/>
    <w:rsid w:val="00D92F1D"/>
    <w:rsid w:val="00DA3981"/>
    <w:rsid w:val="00DA5142"/>
    <w:rsid w:val="00DA56EB"/>
    <w:rsid w:val="00DA5A63"/>
    <w:rsid w:val="00DB03A6"/>
    <w:rsid w:val="00DB2125"/>
    <w:rsid w:val="00DB70DA"/>
    <w:rsid w:val="00DC2E9E"/>
    <w:rsid w:val="00DC59D5"/>
    <w:rsid w:val="00DD1C84"/>
    <w:rsid w:val="00DD2B91"/>
    <w:rsid w:val="00DD34BD"/>
    <w:rsid w:val="00DD36E6"/>
    <w:rsid w:val="00DD6200"/>
    <w:rsid w:val="00DE3EE8"/>
    <w:rsid w:val="00DE6869"/>
    <w:rsid w:val="00DF03F8"/>
    <w:rsid w:val="00DF5F15"/>
    <w:rsid w:val="00DF62D8"/>
    <w:rsid w:val="00DF686F"/>
    <w:rsid w:val="00E00234"/>
    <w:rsid w:val="00E05DE9"/>
    <w:rsid w:val="00E07878"/>
    <w:rsid w:val="00E133ED"/>
    <w:rsid w:val="00E1425A"/>
    <w:rsid w:val="00E149D0"/>
    <w:rsid w:val="00E17691"/>
    <w:rsid w:val="00E22DD9"/>
    <w:rsid w:val="00E31AE4"/>
    <w:rsid w:val="00E33114"/>
    <w:rsid w:val="00E34273"/>
    <w:rsid w:val="00E34FCF"/>
    <w:rsid w:val="00E3565F"/>
    <w:rsid w:val="00E42AA6"/>
    <w:rsid w:val="00E42BB5"/>
    <w:rsid w:val="00E43ACD"/>
    <w:rsid w:val="00E44BC3"/>
    <w:rsid w:val="00E47724"/>
    <w:rsid w:val="00E47A4A"/>
    <w:rsid w:val="00E545CE"/>
    <w:rsid w:val="00E610B7"/>
    <w:rsid w:val="00E6688F"/>
    <w:rsid w:val="00E66C14"/>
    <w:rsid w:val="00E75EE3"/>
    <w:rsid w:val="00E851BB"/>
    <w:rsid w:val="00E85CAA"/>
    <w:rsid w:val="00E85D36"/>
    <w:rsid w:val="00E8793D"/>
    <w:rsid w:val="00E87BF1"/>
    <w:rsid w:val="00E9206B"/>
    <w:rsid w:val="00E925C8"/>
    <w:rsid w:val="00E93036"/>
    <w:rsid w:val="00E9315B"/>
    <w:rsid w:val="00E96F02"/>
    <w:rsid w:val="00EA10FC"/>
    <w:rsid w:val="00EA1654"/>
    <w:rsid w:val="00EA3D1B"/>
    <w:rsid w:val="00EA51AC"/>
    <w:rsid w:val="00EA615B"/>
    <w:rsid w:val="00EA6E0A"/>
    <w:rsid w:val="00EA6F7B"/>
    <w:rsid w:val="00EB216E"/>
    <w:rsid w:val="00EC116D"/>
    <w:rsid w:val="00EC161A"/>
    <w:rsid w:val="00EC4BBF"/>
    <w:rsid w:val="00EC59DE"/>
    <w:rsid w:val="00ED1804"/>
    <w:rsid w:val="00ED252E"/>
    <w:rsid w:val="00ED4B5E"/>
    <w:rsid w:val="00ED791B"/>
    <w:rsid w:val="00EE0F4B"/>
    <w:rsid w:val="00EE5DDD"/>
    <w:rsid w:val="00EE5EDB"/>
    <w:rsid w:val="00EE6D19"/>
    <w:rsid w:val="00EF008F"/>
    <w:rsid w:val="00EF0BBF"/>
    <w:rsid w:val="00EF0BCD"/>
    <w:rsid w:val="00EF20DB"/>
    <w:rsid w:val="00EF469B"/>
    <w:rsid w:val="00EF67C7"/>
    <w:rsid w:val="00EF6D24"/>
    <w:rsid w:val="00EF7421"/>
    <w:rsid w:val="00EF7D98"/>
    <w:rsid w:val="00EF7F01"/>
    <w:rsid w:val="00F02016"/>
    <w:rsid w:val="00F04120"/>
    <w:rsid w:val="00F04BF5"/>
    <w:rsid w:val="00F05755"/>
    <w:rsid w:val="00F06714"/>
    <w:rsid w:val="00F075A8"/>
    <w:rsid w:val="00F106AB"/>
    <w:rsid w:val="00F1075E"/>
    <w:rsid w:val="00F1124A"/>
    <w:rsid w:val="00F121E4"/>
    <w:rsid w:val="00F125B9"/>
    <w:rsid w:val="00F13480"/>
    <w:rsid w:val="00F13B33"/>
    <w:rsid w:val="00F207D9"/>
    <w:rsid w:val="00F228F6"/>
    <w:rsid w:val="00F23B49"/>
    <w:rsid w:val="00F25A52"/>
    <w:rsid w:val="00F2654C"/>
    <w:rsid w:val="00F27B6E"/>
    <w:rsid w:val="00F31BA1"/>
    <w:rsid w:val="00F345A8"/>
    <w:rsid w:val="00F3686E"/>
    <w:rsid w:val="00F42295"/>
    <w:rsid w:val="00F431EE"/>
    <w:rsid w:val="00F45EFE"/>
    <w:rsid w:val="00F47433"/>
    <w:rsid w:val="00F50522"/>
    <w:rsid w:val="00F50713"/>
    <w:rsid w:val="00F50DE7"/>
    <w:rsid w:val="00F51B69"/>
    <w:rsid w:val="00F51C8D"/>
    <w:rsid w:val="00F54A25"/>
    <w:rsid w:val="00F5506D"/>
    <w:rsid w:val="00F563C7"/>
    <w:rsid w:val="00F632AE"/>
    <w:rsid w:val="00F63DF1"/>
    <w:rsid w:val="00F65873"/>
    <w:rsid w:val="00F6636B"/>
    <w:rsid w:val="00F67117"/>
    <w:rsid w:val="00F67B59"/>
    <w:rsid w:val="00F7222D"/>
    <w:rsid w:val="00F74898"/>
    <w:rsid w:val="00F803BC"/>
    <w:rsid w:val="00F83933"/>
    <w:rsid w:val="00F87A25"/>
    <w:rsid w:val="00F90688"/>
    <w:rsid w:val="00F95068"/>
    <w:rsid w:val="00F95639"/>
    <w:rsid w:val="00F95A83"/>
    <w:rsid w:val="00F968C8"/>
    <w:rsid w:val="00FA0CE3"/>
    <w:rsid w:val="00FA20C9"/>
    <w:rsid w:val="00FA2706"/>
    <w:rsid w:val="00FA3A04"/>
    <w:rsid w:val="00FA61B5"/>
    <w:rsid w:val="00FB52C5"/>
    <w:rsid w:val="00FB6CBF"/>
    <w:rsid w:val="00FC1B6A"/>
    <w:rsid w:val="00FC240F"/>
    <w:rsid w:val="00FC31F1"/>
    <w:rsid w:val="00FC5D38"/>
    <w:rsid w:val="00FC601F"/>
    <w:rsid w:val="00FD02D3"/>
    <w:rsid w:val="00FD056B"/>
    <w:rsid w:val="00FE233A"/>
    <w:rsid w:val="00FE23DD"/>
    <w:rsid w:val="00FE4AC4"/>
    <w:rsid w:val="00FE5C5B"/>
    <w:rsid w:val="00FE67AB"/>
    <w:rsid w:val="00FF0B01"/>
    <w:rsid w:val="00FF1C63"/>
    <w:rsid w:val="00FF5F66"/>
    <w:rsid w:val="01B34E22"/>
    <w:rsid w:val="01D86637"/>
    <w:rsid w:val="01FD42EF"/>
    <w:rsid w:val="02C40969"/>
    <w:rsid w:val="03AC1B29"/>
    <w:rsid w:val="044E2BE0"/>
    <w:rsid w:val="065E2E82"/>
    <w:rsid w:val="09532A47"/>
    <w:rsid w:val="09756E61"/>
    <w:rsid w:val="09F77876"/>
    <w:rsid w:val="0A79472F"/>
    <w:rsid w:val="0B5F1B77"/>
    <w:rsid w:val="0BAF596F"/>
    <w:rsid w:val="0D314E4D"/>
    <w:rsid w:val="0EE7435D"/>
    <w:rsid w:val="0F39623B"/>
    <w:rsid w:val="0FF7237E"/>
    <w:rsid w:val="12CF0E9F"/>
    <w:rsid w:val="12DE5A77"/>
    <w:rsid w:val="14261483"/>
    <w:rsid w:val="16573B76"/>
    <w:rsid w:val="16BC60CF"/>
    <w:rsid w:val="1752433D"/>
    <w:rsid w:val="17AE3C6A"/>
    <w:rsid w:val="18DA6CE0"/>
    <w:rsid w:val="1AA436B3"/>
    <w:rsid w:val="1AD80FFE"/>
    <w:rsid w:val="1C093B64"/>
    <w:rsid w:val="1C983702"/>
    <w:rsid w:val="20087C8F"/>
    <w:rsid w:val="201A79C2"/>
    <w:rsid w:val="202D76F6"/>
    <w:rsid w:val="215A09BE"/>
    <w:rsid w:val="21984CC5"/>
    <w:rsid w:val="22DA1DB7"/>
    <w:rsid w:val="23AD74CB"/>
    <w:rsid w:val="24E231A5"/>
    <w:rsid w:val="24FC7D81"/>
    <w:rsid w:val="26FD42C6"/>
    <w:rsid w:val="275A1718"/>
    <w:rsid w:val="29F00112"/>
    <w:rsid w:val="2ACE1AD5"/>
    <w:rsid w:val="2C7C7A3B"/>
    <w:rsid w:val="2E644C2A"/>
    <w:rsid w:val="2F8C4439"/>
    <w:rsid w:val="305F1B4D"/>
    <w:rsid w:val="32D700C1"/>
    <w:rsid w:val="33305A23"/>
    <w:rsid w:val="35B04BF9"/>
    <w:rsid w:val="36B50719"/>
    <w:rsid w:val="3734564C"/>
    <w:rsid w:val="37CF580A"/>
    <w:rsid w:val="38673C95"/>
    <w:rsid w:val="399D7242"/>
    <w:rsid w:val="3A683CF4"/>
    <w:rsid w:val="3AE900CC"/>
    <w:rsid w:val="3C935270"/>
    <w:rsid w:val="3DCB7ACF"/>
    <w:rsid w:val="3F615B12"/>
    <w:rsid w:val="410A340F"/>
    <w:rsid w:val="41266836"/>
    <w:rsid w:val="414032D5"/>
    <w:rsid w:val="41E06866"/>
    <w:rsid w:val="4262727B"/>
    <w:rsid w:val="43E97C54"/>
    <w:rsid w:val="450D1720"/>
    <w:rsid w:val="459C4852"/>
    <w:rsid w:val="49CF3448"/>
    <w:rsid w:val="4A445782"/>
    <w:rsid w:val="4B375749"/>
    <w:rsid w:val="4C6C1422"/>
    <w:rsid w:val="4C910E89"/>
    <w:rsid w:val="4FBD3D43"/>
    <w:rsid w:val="4FCF5948"/>
    <w:rsid w:val="5019366F"/>
    <w:rsid w:val="510A745C"/>
    <w:rsid w:val="52C27FEE"/>
    <w:rsid w:val="5539030F"/>
    <w:rsid w:val="558570B1"/>
    <w:rsid w:val="57E97DCB"/>
    <w:rsid w:val="580E7831"/>
    <w:rsid w:val="58586CFE"/>
    <w:rsid w:val="5A8E07B6"/>
    <w:rsid w:val="5AEE56F8"/>
    <w:rsid w:val="5B962018"/>
    <w:rsid w:val="5BBB1A7E"/>
    <w:rsid w:val="5C4952DC"/>
    <w:rsid w:val="5C9127DF"/>
    <w:rsid w:val="5D3A2E77"/>
    <w:rsid w:val="5F434264"/>
    <w:rsid w:val="5F683CCB"/>
    <w:rsid w:val="60B151FE"/>
    <w:rsid w:val="61BA27D8"/>
    <w:rsid w:val="64E77440"/>
    <w:rsid w:val="668B029F"/>
    <w:rsid w:val="67AF7FBD"/>
    <w:rsid w:val="67C27CF0"/>
    <w:rsid w:val="68921DB9"/>
    <w:rsid w:val="68CA1553"/>
    <w:rsid w:val="6A3824EC"/>
    <w:rsid w:val="6A892D47"/>
    <w:rsid w:val="6C1B3E73"/>
    <w:rsid w:val="6CDC1854"/>
    <w:rsid w:val="6E1B45FE"/>
    <w:rsid w:val="6F327E52"/>
    <w:rsid w:val="6F5002D8"/>
    <w:rsid w:val="7000585A"/>
    <w:rsid w:val="7012558D"/>
    <w:rsid w:val="70E4517B"/>
    <w:rsid w:val="70EF1BA7"/>
    <w:rsid w:val="715916C6"/>
    <w:rsid w:val="727367B7"/>
    <w:rsid w:val="72EE5E3E"/>
    <w:rsid w:val="73AD7AA7"/>
    <w:rsid w:val="74020FD1"/>
    <w:rsid w:val="74D177C5"/>
    <w:rsid w:val="79752E15"/>
    <w:rsid w:val="79D20267"/>
    <w:rsid w:val="7B827A6B"/>
    <w:rsid w:val="7C10151B"/>
    <w:rsid w:val="7C417926"/>
    <w:rsid w:val="7C66738C"/>
    <w:rsid w:val="7E2B43EA"/>
    <w:rsid w:val="7E7A0ECD"/>
    <w:rsid w:val="7ED22AB7"/>
    <w:rsid w:val="7F17671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iPriority="99" w:name="Body Text Indent 2"/>
    <w:lsdException w:qFormat="1" w:unhideWhenUsed="0" w:uiPriority="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9"/>
    <w:unhideWhenUsed/>
    <w:qFormat/>
    <w:uiPriority w:val="99"/>
    <w:pPr>
      <w:jc w:val="left"/>
    </w:pPr>
  </w:style>
  <w:style w:type="paragraph" w:styleId="3">
    <w:name w:val="Body Text 3"/>
    <w:basedOn w:val="1"/>
    <w:link w:val="34"/>
    <w:qFormat/>
    <w:uiPriority w:val="0"/>
    <w:pPr>
      <w:spacing w:after="120"/>
    </w:pPr>
    <w:rPr>
      <w:sz w:val="16"/>
      <w:szCs w:val="16"/>
    </w:rPr>
  </w:style>
  <w:style w:type="paragraph" w:styleId="4">
    <w:name w:val="Body Text"/>
    <w:basedOn w:val="1"/>
    <w:link w:val="24"/>
    <w:semiHidden/>
    <w:qFormat/>
    <w:uiPriority w:val="0"/>
    <w:rPr>
      <w:color w:val="FF9900"/>
    </w:rPr>
  </w:style>
  <w:style w:type="paragraph" w:styleId="5">
    <w:name w:val="Body Text Indent"/>
    <w:basedOn w:val="1"/>
    <w:link w:val="22"/>
    <w:semiHidden/>
    <w:qFormat/>
    <w:uiPriority w:val="0"/>
    <w:pPr>
      <w:ind w:firstLine="412" w:firstLineChars="200"/>
    </w:pPr>
    <w:rPr>
      <w:rFonts w:ascii="仿宋_GB2312"/>
      <w:spacing w:val="-2"/>
    </w:rPr>
  </w:style>
  <w:style w:type="paragraph" w:styleId="6">
    <w:name w:val="Block Text"/>
    <w:basedOn w:val="1"/>
    <w:qFormat/>
    <w:uiPriority w:val="0"/>
    <w:pPr>
      <w:autoSpaceDE w:val="0"/>
      <w:autoSpaceDN w:val="0"/>
      <w:adjustRightInd w:val="0"/>
      <w:jc w:val="center"/>
    </w:pPr>
    <w:rPr>
      <w:bCs/>
      <w:sz w:val="18"/>
      <w:szCs w:val="21"/>
    </w:rPr>
  </w:style>
  <w:style w:type="paragraph" w:styleId="7">
    <w:name w:val="Body Text Indent 2"/>
    <w:basedOn w:val="1"/>
    <w:link w:val="33"/>
    <w:semiHidden/>
    <w:unhideWhenUsed/>
    <w:qFormat/>
    <w:uiPriority w:val="99"/>
    <w:pPr>
      <w:spacing w:after="120" w:line="480" w:lineRule="auto"/>
      <w:ind w:left="420" w:leftChars="200"/>
    </w:pPr>
  </w:style>
  <w:style w:type="paragraph" w:styleId="8">
    <w:name w:val="endnote text"/>
    <w:basedOn w:val="1"/>
    <w:link w:val="36"/>
    <w:semiHidden/>
    <w:unhideWhenUsed/>
    <w:qFormat/>
    <w:uiPriority w:val="99"/>
    <w:pPr>
      <w:snapToGrid w:val="0"/>
      <w:jc w:val="left"/>
    </w:pPr>
  </w:style>
  <w:style w:type="paragraph" w:styleId="9">
    <w:name w:val="Balloon Text"/>
    <w:basedOn w:val="1"/>
    <w:link w:val="31"/>
    <w:semiHidden/>
    <w:unhideWhenUsed/>
    <w:qFormat/>
    <w:uiPriority w:val="99"/>
    <w:rPr>
      <w:sz w:val="18"/>
      <w:szCs w:val="18"/>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7"/>
    <w:semiHidden/>
    <w:unhideWhenUsed/>
    <w:qFormat/>
    <w:uiPriority w:val="99"/>
    <w:pPr>
      <w:snapToGrid w:val="0"/>
      <w:jc w:val="left"/>
    </w:pPr>
    <w:rPr>
      <w:sz w:val="18"/>
      <w:szCs w:val="18"/>
    </w:rPr>
  </w:style>
  <w:style w:type="paragraph" w:styleId="13">
    <w:name w:val="Body Text Indent 3"/>
    <w:basedOn w:val="1"/>
    <w:link w:val="23"/>
    <w:semiHidden/>
    <w:qFormat/>
    <w:uiPriority w:val="0"/>
    <w:pPr>
      <w:spacing w:line="360" w:lineRule="auto"/>
      <w:ind w:left="178" w:leftChars="85" w:firstLine="527" w:firstLineChars="251"/>
    </w:pPr>
    <w:rPr>
      <w:rFonts w:ascii="宋体" w:hAnsi="宋体"/>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annotation subject"/>
    <w:basedOn w:val="2"/>
    <w:next w:val="2"/>
    <w:link w:val="30"/>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qFormat/>
    <w:uiPriority w:val="99"/>
    <w:rPr>
      <w:vertAlign w:val="superscript"/>
    </w:rPr>
  </w:style>
  <w:style w:type="character" w:styleId="20">
    <w:name w:val="annotation reference"/>
    <w:basedOn w:val="18"/>
    <w:semiHidden/>
    <w:unhideWhenUsed/>
    <w:qFormat/>
    <w:uiPriority w:val="99"/>
    <w:rPr>
      <w:sz w:val="21"/>
      <w:szCs w:val="21"/>
    </w:rPr>
  </w:style>
  <w:style w:type="character" w:styleId="21">
    <w:name w:val="footnote reference"/>
    <w:basedOn w:val="18"/>
    <w:semiHidden/>
    <w:unhideWhenUsed/>
    <w:qFormat/>
    <w:uiPriority w:val="99"/>
    <w:rPr>
      <w:vertAlign w:val="superscript"/>
    </w:rPr>
  </w:style>
  <w:style w:type="character" w:customStyle="1" w:styleId="22">
    <w:name w:val="正文文本缩进 Char"/>
    <w:basedOn w:val="18"/>
    <w:link w:val="5"/>
    <w:semiHidden/>
    <w:qFormat/>
    <w:uiPriority w:val="0"/>
    <w:rPr>
      <w:rFonts w:ascii="仿宋_GB2312" w:hAnsi="Times New Roman" w:eastAsia="宋体" w:cs="Times New Roman"/>
      <w:spacing w:val="-2"/>
      <w:szCs w:val="24"/>
    </w:rPr>
  </w:style>
  <w:style w:type="character" w:customStyle="1" w:styleId="23">
    <w:name w:val="正文文本缩进 3 Char"/>
    <w:basedOn w:val="18"/>
    <w:link w:val="13"/>
    <w:semiHidden/>
    <w:qFormat/>
    <w:uiPriority w:val="0"/>
    <w:rPr>
      <w:rFonts w:ascii="宋体" w:hAnsi="宋体" w:eastAsia="宋体" w:cs="Times New Roman"/>
      <w:szCs w:val="24"/>
    </w:rPr>
  </w:style>
  <w:style w:type="character" w:customStyle="1" w:styleId="24">
    <w:name w:val="正文文本 Char"/>
    <w:basedOn w:val="18"/>
    <w:link w:val="4"/>
    <w:semiHidden/>
    <w:qFormat/>
    <w:uiPriority w:val="0"/>
    <w:rPr>
      <w:rFonts w:ascii="Times New Roman" w:hAnsi="Times New Roman" w:eastAsia="宋体" w:cs="Times New Roman"/>
      <w:color w:val="FF9900"/>
      <w:szCs w:val="24"/>
    </w:rPr>
  </w:style>
  <w:style w:type="paragraph" w:styleId="25">
    <w:name w:val="List Paragraph"/>
    <w:basedOn w:val="1"/>
    <w:qFormat/>
    <w:uiPriority w:val="34"/>
    <w:pPr>
      <w:ind w:firstLine="420" w:firstLineChars="200"/>
    </w:pPr>
    <w:rPr>
      <w:rFonts w:ascii="Calibri" w:hAnsi="Calibri"/>
      <w:szCs w:val="22"/>
    </w:rPr>
  </w:style>
  <w:style w:type="paragraph" w:customStyle="1" w:styleId="26">
    <w:name w:val="Char"/>
    <w:basedOn w:val="1"/>
    <w:autoRedefine/>
    <w:qFormat/>
    <w:uiPriority w:val="0"/>
    <w:pPr>
      <w:tabs>
        <w:tab w:val="left" w:pos="425"/>
      </w:tabs>
      <w:ind w:left="425" w:hanging="425"/>
    </w:pPr>
    <w:rPr>
      <w:rFonts w:eastAsia="仿宋_GB2312"/>
      <w:kern w:val="24"/>
      <w:sz w:val="24"/>
    </w:rPr>
  </w:style>
  <w:style w:type="character" w:customStyle="1" w:styleId="27">
    <w:name w:val="页眉 Char"/>
    <w:basedOn w:val="18"/>
    <w:link w:val="11"/>
    <w:qFormat/>
    <w:uiPriority w:val="99"/>
    <w:rPr>
      <w:rFonts w:ascii="Times New Roman" w:hAnsi="Times New Roman" w:eastAsia="宋体" w:cs="Times New Roman"/>
      <w:sz w:val="18"/>
      <w:szCs w:val="18"/>
    </w:rPr>
  </w:style>
  <w:style w:type="character" w:customStyle="1" w:styleId="28">
    <w:name w:val="页脚 Char"/>
    <w:basedOn w:val="18"/>
    <w:link w:val="10"/>
    <w:qFormat/>
    <w:uiPriority w:val="99"/>
    <w:rPr>
      <w:rFonts w:ascii="Times New Roman" w:hAnsi="Times New Roman" w:eastAsia="宋体" w:cs="Times New Roman"/>
      <w:sz w:val="18"/>
      <w:szCs w:val="18"/>
    </w:rPr>
  </w:style>
  <w:style w:type="character" w:customStyle="1" w:styleId="29">
    <w:name w:val="批注文字 Char"/>
    <w:basedOn w:val="18"/>
    <w:link w:val="2"/>
    <w:qFormat/>
    <w:uiPriority w:val="99"/>
    <w:rPr>
      <w:rFonts w:ascii="Times New Roman" w:hAnsi="Times New Roman" w:eastAsia="宋体" w:cs="Times New Roman"/>
      <w:szCs w:val="24"/>
    </w:rPr>
  </w:style>
  <w:style w:type="character" w:customStyle="1" w:styleId="30">
    <w:name w:val="批注主题 Char"/>
    <w:basedOn w:val="29"/>
    <w:link w:val="15"/>
    <w:semiHidden/>
    <w:qFormat/>
    <w:uiPriority w:val="99"/>
    <w:rPr>
      <w:rFonts w:ascii="Times New Roman" w:hAnsi="Times New Roman" w:eastAsia="宋体" w:cs="Times New Roman"/>
      <w:b/>
      <w:bCs/>
      <w:szCs w:val="24"/>
    </w:rPr>
  </w:style>
  <w:style w:type="character" w:customStyle="1" w:styleId="31">
    <w:name w:val="批注框文本 Char"/>
    <w:basedOn w:val="18"/>
    <w:link w:val="9"/>
    <w:semiHidden/>
    <w:qFormat/>
    <w:uiPriority w:val="99"/>
    <w:rPr>
      <w:rFonts w:ascii="Times New Roman" w:hAnsi="Times New Roman" w:eastAsia="宋体" w:cs="Times New Roman"/>
      <w:sz w:val="18"/>
      <w:szCs w:val="18"/>
    </w:rPr>
  </w:style>
  <w:style w:type="paragraph" w:customStyle="1" w:styleId="32">
    <w:name w:val="xl23"/>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CCCCCC"/>
      <w:spacing w:before="100" w:beforeAutospacing="1" w:after="100" w:afterAutospacing="1"/>
      <w:jc w:val="center"/>
    </w:pPr>
    <w:rPr>
      <w:rFonts w:ascii="宋体" w:hAnsi="宋体" w:cs="宋体"/>
      <w:kern w:val="0"/>
      <w:sz w:val="24"/>
    </w:rPr>
  </w:style>
  <w:style w:type="character" w:customStyle="1" w:styleId="33">
    <w:name w:val="正文文本缩进 2 Char"/>
    <w:basedOn w:val="18"/>
    <w:link w:val="7"/>
    <w:semiHidden/>
    <w:qFormat/>
    <w:uiPriority w:val="99"/>
    <w:rPr>
      <w:rFonts w:ascii="Times New Roman" w:hAnsi="Times New Roman" w:eastAsia="宋体" w:cs="Times New Roman"/>
      <w:szCs w:val="24"/>
    </w:rPr>
  </w:style>
  <w:style w:type="character" w:customStyle="1" w:styleId="34">
    <w:name w:val="正文文本 3 Char"/>
    <w:link w:val="3"/>
    <w:qFormat/>
    <w:uiPriority w:val="0"/>
    <w:rPr>
      <w:rFonts w:ascii="Times New Roman" w:hAnsi="Times New Roman" w:eastAsia="宋体" w:cs="Times New Roman"/>
      <w:sz w:val="16"/>
      <w:szCs w:val="16"/>
    </w:rPr>
  </w:style>
  <w:style w:type="character" w:customStyle="1" w:styleId="35">
    <w:name w:val="正文文本 3 Char1"/>
    <w:basedOn w:val="18"/>
    <w:semiHidden/>
    <w:qFormat/>
    <w:uiPriority w:val="99"/>
    <w:rPr>
      <w:rFonts w:ascii="Times New Roman" w:hAnsi="Times New Roman" w:eastAsia="宋体" w:cs="Times New Roman"/>
      <w:sz w:val="16"/>
      <w:szCs w:val="16"/>
    </w:rPr>
  </w:style>
  <w:style w:type="character" w:customStyle="1" w:styleId="36">
    <w:name w:val="尾注文本 Char"/>
    <w:basedOn w:val="18"/>
    <w:link w:val="8"/>
    <w:semiHidden/>
    <w:qFormat/>
    <w:uiPriority w:val="99"/>
    <w:rPr>
      <w:rFonts w:ascii="Times New Roman" w:hAnsi="Times New Roman" w:eastAsia="宋体" w:cs="Times New Roman"/>
      <w:szCs w:val="24"/>
    </w:rPr>
  </w:style>
  <w:style w:type="character" w:customStyle="1" w:styleId="37">
    <w:name w:val="脚注文本 Char"/>
    <w:basedOn w:val="18"/>
    <w:link w:val="12"/>
    <w:semiHidden/>
    <w:qFormat/>
    <w:uiPriority w:val="99"/>
    <w:rPr>
      <w:rFonts w:ascii="Times New Roman" w:hAnsi="Times New Roman" w:eastAsia="宋体" w:cs="Times New Roman"/>
      <w:sz w:val="18"/>
      <w:szCs w:val="18"/>
    </w:rPr>
  </w:style>
  <w:style w:type="paragraph" w:customStyle="1" w:styleId="38">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3E1BE-0E51-43BA-AB34-E8B5F576272D}">
  <ds:schemaRefs/>
</ds:datastoreItem>
</file>

<file path=docProps/app.xml><?xml version="1.0" encoding="utf-8"?>
<Properties xmlns="http://schemas.openxmlformats.org/officeDocument/2006/extended-properties" xmlns:vt="http://schemas.openxmlformats.org/officeDocument/2006/docPropsVTypes">
  <Template>Normal</Template>
  <Pages>16</Pages>
  <Words>6171</Words>
  <Characters>6867</Characters>
  <Lines>73</Lines>
  <Paragraphs>20</Paragraphs>
  <TotalTime>2</TotalTime>
  <ScaleCrop>false</ScaleCrop>
  <LinksUpToDate>false</LinksUpToDate>
  <CharactersWithSpaces>6910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2024-07-16T07:35:00Z</dcterms:created>
  <dc:creator>a</dc:creator>
  <cp:lastModifiedBy>Aries</cp:lastModifiedBy>
  <cp:lastPrinted>2020-06-01T01:48:00Z</cp:lastPrinted>
  <dcterms:modified xsi:type="dcterms:W3CDTF">2025-08-29T01:20:30Z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eyJoZGlkIjoiMTcxNjc0NmNjMmJiYjVmMTFhZjRlNTUzZGIxN2JhMTIiLCJ1c2VySWQiOiI1MDU1NzIyMzkifQ==</vt:lpwstr>
  </property>
  <property fmtid="{D5CDD505-2E9C-101B-9397-08002B2CF9AE}" pid="3" name="KSOProductBuildVer">
    <vt:lpwstr>2052-12.1.0.21915</vt:lpwstr>
  </property>
  <property fmtid="{D5CDD505-2E9C-101B-9397-08002B2CF9AE}" pid="4" name="ICV">
    <vt:lpwstr>979BF67F34D3460DA2F0E2B7B50BE5E6_12</vt:lpwstr>
  </property>
</Properties>
</file>